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660F" w14:textId="77777777" w:rsidR="005971C5" w:rsidRDefault="00000000">
      <w:pPr>
        <w:snapToGrid w:val="0"/>
        <w:spacing w:line="276" w:lineRule="auto"/>
        <w:rPr>
          <w:rFonts w:ascii="微软雅黑" w:eastAsia="微软雅黑" w:hAnsi="微软雅黑" w:hint="eastAsia"/>
          <w:sz w:val="32"/>
          <w:szCs w:val="32"/>
        </w:rPr>
      </w:pPr>
      <w:r>
        <w:rPr>
          <w:rFonts w:ascii="微软雅黑" w:eastAsia="微软雅黑" w:hAnsi="微软雅黑"/>
          <w:sz w:val="32"/>
          <w:szCs w:val="32"/>
        </w:rPr>
        <w:t xml:space="preserve">附件一：                        </w:t>
      </w:r>
    </w:p>
    <w:p w14:paraId="02712F29" w14:textId="77777777" w:rsidR="005971C5" w:rsidRDefault="00000000">
      <w:pPr>
        <w:snapToGrid w:val="0"/>
        <w:spacing w:line="276" w:lineRule="auto"/>
        <w:jc w:val="center"/>
        <w:rPr>
          <w:rFonts w:ascii="微软雅黑" w:eastAsia="微软雅黑" w:hAnsi="微软雅黑" w:hint="eastAsia"/>
          <w:b/>
          <w:bCs/>
          <w:sz w:val="44"/>
          <w:szCs w:val="44"/>
        </w:rPr>
      </w:pPr>
      <w:r>
        <w:rPr>
          <w:rFonts w:ascii="微软雅黑" w:eastAsia="微软雅黑" w:hAnsi="微软雅黑" w:hint="eastAsia"/>
          <w:b/>
          <w:bCs/>
          <w:sz w:val="44"/>
          <w:szCs w:val="44"/>
        </w:rPr>
        <w:t>发明/实用新型技术</w:t>
      </w:r>
      <w:r>
        <w:rPr>
          <w:rFonts w:ascii="微软雅黑" w:eastAsia="微软雅黑" w:hAnsi="微软雅黑"/>
          <w:b/>
          <w:bCs/>
          <w:sz w:val="44"/>
          <w:szCs w:val="44"/>
        </w:rPr>
        <w:t>交底书</w:t>
      </w:r>
    </w:p>
    <w:p w14:paraId="4B2AE5FA" w14:textId="77777777" w:rsidR="005971C5" w:rsidRDefault="00000000">
      <w:pPr>
        <w:snapToGrid w:val="0"/>
        <w:spacing w:line="276" w:lineRule="auto"/>
        <w:jc w:val="left"/>
        <w:rPr>
          <w:rFonts w:ascii="宋体" w:eastAsia="宋体" w:hAnsi="宋体" w:cs="宋体" w:hint="eastAsia"/>
          <w:b/>
          <w:bCs/>
          <w:sz w:val="20"/>
          <w:szCs w:val="20"/>
        </w:rPr>
      </w:pPr>
      <w:r>
        <w:rPr>
          <w:rFonts w:ascii="宋体" w:eastAsia="宋体" w:hAnsi="宋体" w:cs="宋体" w:hint="eastAsia"/>
          <w:b/>
          <w:bCs/>
          <w:sz w:val="20"/>
          <w:szCs w:val="20"/>
        </w:rPr>
        <w:t>*申报专利类型为发明/实用新型，应填写此表及第二部分的检索报告（表格不够可另附页）</w:t>
      </w:r>
    </w:p>
    <w:tbl>
      <w:tblPr>
        <w:tblStyle w:val="ab"/>
        <w:tblW w:w="8222" w:type="dxa"/>
        <w:tblInd w:w="-10" w:type="dxa"/>
        <w:tblLayout w:type="fixed"/>
        <w:tblCellMar>
          <w:top w:w="120" w:type="dxa"/>
          <w:left w:w="60" w:type="dxa"/>
          <w:bottom w:w="120" w:type="dxa"/>
          <w:right w:w="60" w:type="dxa"/>
        </w:tblCellMar>
        <w:tblLook w:val="04A0" w:firstRow="1" w:lastRow="0" w:firstColumn="1" w:lastColumn="0" w:noHBand="0" w:noVBand="1"/>
      </w:tblPr>
      <w:tblGrid>
        <w:gridCol w:w="4111"/>
        <w:gridCol w:w="4111"/>
      </w:tblGrid>
      <w:tr w:rsidR="005971C5" w14:paraId="7D5FCC56" w14:textId="77777777">
        <w:trPr>
          <w:trHeight w:val="707"/>
        </w:trPr>
        <w:tc>
          <w:tcPr>
            <w:tcW w:w="8222" w:type="dxa"/>
            <w:gridSpan w:val="2"/>
            <w:tcBorders>
              <w:top w:val="single" w:sz="8" w:space="0" w:color="000000"/>
              <w:left w:val="single" w:sz="8" w:space="0" w:color="000000"/>
              <w:bottom w:val="single" w:sz="4" w:space="0" w:color="auto"/>
              <w:right w:val="single" w:sz="8" w:space="0" w:color="000000"/>
            </w:tcBorders>
          </w:tcPr>
          <w:p w14:paraId="47C5767F" w14:textId="77777777" w:rsidR="005971C5" w:rsidRDefault="00000000">
            <w:pPr>
              <w:snapToGrid w:val="0"/>
              <w:spacing w:line="276" w:lineRule="auto"/>
              <w:jc w:val="center"/>
              <w:rPr>
                <w:rFonts w:ascii="宋体" w:eastAsia="宋体" w:hAnsi="宋体" w:cs="宋体" w:hint="eastAsia"/>
                <w:sz w:val="20"/>
                <w:szCs w:val="20"/>
              </w:rPr>
            </w:pPr>
            <w:r>
              <w:rPr>
                <w:rFonts w:ascii="宋体" w:eastAsia="宋体" w:hAnsi="宋体" w:cs="宋体" w:hint="eastAsia"/>
                <w:b/>
                <w:bCs/>
                <w:sz w:val="36"/>
                <w:szCs w:val="36"/>
              </w:rPr>
              <w:t>第一部分 技术方案说明</w:t>
            </w:r>
          </w:p>
        </w:tc>
      </w:tr>
      <w:tr w:rsidR="005971C5" w14:paraId="27A61A33" w14:textId="77777777">
        <w:trPr>
          <w:trHeight w:val="534"/>
        </w:trPr>
        <w:tc>
          <w:tcPr>
            <w:tcW w:w="8222" w:type="dxa"/>
            <w:gridSpan w:val="2"/>
            <w:tcBorders>
              <w:top w:val="single" w:sz="8" w:space="0" w:color="000000"/>
              <w:left w:val="single" w:sz="8" w:space="0" w:color="000000"/>
              <w:bottom w:val="single" w:sz="4" w:space="0" w:color="auto"/>
              <w:right w:val="single" w:sz="8" w:space="0" w:color="000000"/>
            </w:tcBorders>
          </w:tcPr>
          <w:p w14:paraId="5F2EF627" w14:textId="661E5AC7" w:rsidR="005971C5" w:rsidRDefault="00000000">
            <w:pPr>
              <w:snapToGrid w:val="0"/>
              <w:spacing w:line="276" w:lineRule="auto"/>
              <w:jc w:val="left"/>
              <w:rPr>
                <w:rFonts w:ascii="宋体" w:eastAsia="宋体" w:hAnsi="宋体" w:cs="宋体" w:hint="eastAsia"/>
                <w:b/>
                <w:bCs/>
                <w:sz w:val="36"/>
                <w:szCs w:val="36"/>
              </w:rPr>
            </w:pPr>
            <w:r>
              <w:rPr>
                <w:rFonts w:ascii="宋体" w:eastAsia="宋体" w:hAnsi="宋体" w:cs="宋体" w:hint="eastAsia"/>
                <w:b/>
                <w:bCs/>
                <w:sz w:val="20"/>
                <w:szCs w:val="20"/>
              </w:rPr>
              <w:t>提案名称：一种基于</w:t>
            </w:r>
            <w:bookmarkStart w:id="0" w:name="OLE_LINK72"/>
            <w:r w:rsidRPr="00E03BB1">
              <w:rPr>
                <w:rFonts w:ascii="宋体" w:eastAsia="宋体" w:hAnsi="宋体" w:cs="宋体" w:hint="eastAsia"/>
                <w:b/>
                <w:bCs/>
                <w:sz w:val="20"/>
                <w:szCs w:val="20"/>
              </w:rPr>
              <w:t>广域分布式存储</w:t>
            </w:r>
            <w:bookmarkEnd w:id="0"/>
            <w:r>
              <w:rPr>
                <w:rFonts w:ascii="宋体" w:eastAsia="宋体" w:hAnsi="宋体" w:cs="宋体" w:hint="eastAsia"/>
                <w:b/>
                <w:bCs/>
                <w:sz w:val="20"/>
                <w:szCs w:val="20"/>
              </w:rPr>
              <w:t>的数据流动调度策略</w:t>
            </w:r>
          </w:p>
        </w:tc>
      </w:tr>
      <w:tr w:rsidR="005971C5" w14:paraId="631DB737" w14:textId="77777777">
        <w:trPr>
          <w:trHeight w:val="525"/>
        </w:trPr>
        <w:tc>
          <w:tcPr>
            <w:tcW w:w="4111" w:type="dxa"/>
            <w:tcBorders>
              <w:top w:val="single" w:sz="8" w:space="0" w:color="000000"/>
              <w:left w:val="single" w:sz="8" w:space="0" w:color="000000"/>
              <w:bottom w:val="single" w:sz="4" w:space="0" w:color="auto"/>
              <w:right w:val="single" w:sz="8" w:space="0" w:color="000000"/>
            </w:tcBorders>
          </w:tcPr>
          <w:p w14:paraId="2A47DCD0" w14:textId="77777777" w:rsidR="005971C5" w:rsidRDefault="00000000">
            <w:pPr>
              <w:snapToGrid w:val="0"/>
              <w:spacing w:line="276" w:lineRule="auto"/>
              <w:jc w:val="left"/>
              <w:rPr>
                <w:rFonts w:ascii="宋体" w:eastAsia="宋体" w:hAnsi="宋体" w:cs="宋体" w:hint="eastAsia"/>
                <w:b/>
                <w:bCs/>
                <w:sz w:val="36"/>
                <w:szCs w:val="36"/>
              </w:rPr>
            </w:pPr>
            <w:r>
              <w:rPr>
                <w:rFonts w:ascii="宋体" w:eastAsia="宋体" w:hAnsi="宋体" w:cs="宋体" w:hint="eastAsia"/>
                <w:b/>
                <w:bCs/>
                <w:sz w:val="20"/>
                <w:szCs w:val="20"/>
              </w:rPr>
              <w:t>申报单位：联通数字科技有限公司</w:t>
            </w:r>
          </w:p>
        </w:tc>
        <w:tc>
          <w:tcPr>
            <w:tcW w:w="4111" w:type="dxa"/>
            <w:tcBorders>
              <w:top w:val="single" w:sz="8" w:space="0" w:color="000000"/>
              <w:left w:val="single" w:sz="8" w:space="0" w:color="000000"/>
              <w:bottom w:val="single" w:sz="4" w:space="0" w:color="auto"/>
              <w:right w:val="single" w:sz="8" w:space="0" w:color="000000"/>
            </w:tcBorders>
          </w:tcPr>
          <w:p w14:paraId="21EED994" w14:textId="77777777" w:rsidR="005971C5" w:rsidRDefault="00000000">
            <w:pPr>
              <w:snapToGrid w:val="0"/>
              <w:spacing w:line="276" w:lineRule="auto"/>
              <w:jc w:val="left"/>
              <w:rPr>
                <w:rFonts w:ascii="宋体" w:eastAsia="宋体" w:hAnsi="宋体" w:cs="宋体" w:hint="eastAsia"/>
                <w:b/>
                <w:bCs/>
                <w:sz w:val="36"/>
                <w:szCs w:val="36"/>
              </w:rPr>
            </w:pPr>
            <w:r>
              <w:rPr>
                <w:rFonts w:ascii="宋体" w:eastAsia="宋体" w:hAnsi="宋体" w:cs="宋体" w:hint="eastAsia"/>
                <w:b/>
                <w:bCs/>
                <w:sz w:val="20"/>
                <w:szCs w:val="20"/>
              </w:rPr>
              <w:t>技术联系人：黄辉辉</w:t>
            </w:r>
          </w:p>
        </w:tc>
      </w:tr>
      <w:tr w:rsidR="005971C5" w14:paraId="441C4D72" w14:textId="77777777">
        <w:trPr>
          <w:trHeight w:val="707"/>
        </w:trPr>
        <w:tc>
          <w:tcPr>
            <w:tcW w:w="8222" w:type="dxa"/>
            <w:gridSpan w:val="2"/>
            <w:tcBorders>
              <w:top w:val="single" w:sz="8" w:space="0" w:color="000000"/>
              <w:left w:val="single" w:sz="8" w:space="0" w:color="000000"/>
              <w:bottom w:val="single" w:sz="4" w:space="0" w:color="auto"/>
              <w:right w:val="single" w:sz="8" w:space="0" w:color="000000"/>
            </w:tcBorders>
          </w:tcPr>
          <w:p w14:paraId="060A9885" w14:textId="77777777" w:rsidR="005971C5" w:rsidRDefault="00000000">
            <w:pPr>
              <w:pStyle w:val="af"/>
              <w:numPr>
                <w:ilvl w:val="0"/>
                <w:numId w:val="1"/>
              </w:numPr>
              <w:snapToGrid w:val="0"/>
              <w:spacing w:line="276" w:lineRule="auto"/>
              <w:ind w:left="360" w:firstLineChars="0"/>
              <w:rPr>
                <w:rFonts w:ascii="宋体" w:eastAsia="宋体" w:hAnsi="宋体" w:cs="宋体" w:hint="eastAsia"/>
                <w:b/>
                <w:bCs/>
                <w:sz w:val="20"/>
                <w:szCs w:val="20"/>
              </w:rPr>
            </w:pPr>
            <w:r>
              <w:rPr>
                <w:rFonts w:ascii="宋体" w:eastAsia="宋体" w:hAnsi="宋体" w:cs="宋体" w:hint="eastAsia"/>
                <w:b/>
                <w:bCs/>
                <w:sz w:val="20"/>
                <w:szCs w:val="20"/>
              </w:rPr>
              <w:t xml:space="preserve">是否就相关技术发表过文章或即将发表？ 发表过 □    未发表过 ☑  即将发表 </w:t>
            </w:r>
            <w:r>
              <w:rPr>
                <w:rFonts w:ascii="宋体" w:eastAsia="宋体" w:hAnsi="宋体" w:cs="宋体" w:hint="eastAsia"/>
                <w:b/>
                <w:bCs/>
                <w:sz w:val="20"/>
                <w:szCs w:val="20"/>
              </w:rPr>
              <w:sym w:font="Wingdings 2" w:char="00A3"/>
            </w:r>
          </w:p>
          <w:p w14:paraId="5F89CA2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填写说明：如发表过相关技术的文章，请附上发表的文章，并描述该文章与本技术交底书中内容的差异点。如即将发表，请填写该文章与本技术交底书中内容的差异点及预计发表日期。</w:t>
            </w:r>
          </w:p>
        </w:tc>
      </w:tr>
      <w:tr w:rsidR="005971C5" w14:paraId="3B089A30" w14:textId="77777777">
        <w:trPr>
          <w:trHeight w:val="4402"/>
        </w:trPr>
        <w:tc>
          <w:tcPr>
            <w:tcW w:w="8222" w:type="dxa"/>
            <w:gridSpan w:val="2"/>
            <w:tcBorders>
              <w:top w:val="single" w:sz="4" w:space="0" w:color="auto"/>
              <w:left w:val="single" w:sz="8" w:space="0" w:color="000000"/>
              <w:bottom w:val="single" w:sz="8" w:space="0" w:color="000000"/>
              <w:right w:val="single" w:sz="8" w:space="0" w:color="000000"/>
            </w:tcBorders>
          </w:tcPr>
          <w:p w14:paraId="0CD3F91E" w14:textId="77777777" w:rsidR="005971C5" w:rsidRDefault="005971C5">
            <w:pPr>
              <w:snapToGrid w:val="0"/>
              <w:spacing w:line="276" w:lineRule="auto"/>
              <w:rPr>
                <w:rFonts w:ascii="宋体" w:eastAsia="宋体" w:hAnsi="宋体" w:cs="宋体" w:hint="eastAsia"/>
                <w:sz w:val="20"/>
                <w:szCs w:val="20"/>
              </w:rPr>
            </w:pPr>
          </w:p>
        </w:tc>
      </w:tr>
      <w:tr w:rsidR="005971C5" w14:paraId="6FC45CC9" w14:textId="77777777">
        <w:trPr>
          <w:trHeight w:val="1129"/>
        </w:trPr>
        <w:tc>
          <w:tcPr>
            <w:tcW w:w="8222" w:type="dxa"/>
            <w:gridSpan w:val="2"/>
            <w:tcBorders>
              <w:top w:val="single" w:sz="8" w:space="0" w:color="000000"/>
              <w:left w:val="single" w:sz="8" w:space="0" w:color="000000"/>
              <w:bottom w:val="single" w:sz="8" w:space="0" w:color="000000"/>
              <w:right w:val="single" w:sz="8" w:space="0" w:color="000000"/>
            </w:tcBorders>
          </w:tcPr>
          <w:p w14:paraId="540FF64F" w14:textId="77777777" w:rsidR="005971C5" w:rsidRDefault="00000000">
            <w:pPr>
              <w:pStyle w:val="af"/>
              <w:numPr>
                <w:ilvl w:val="0"/>
                <w:numId w:val="1"/>
              </w:numPr>
              <w:snapToGrid w:val="0"/>
              <w:spacing w:line="276" w:lineRule="auto"/>
              <w:ind w:firstLineChars="0"/>
              <w:jc w:val="left"/>
              <w:rPr>
                <w:rFonts w:ascii="宋体" w:eastAsia="宋体" w:hAnsi="宋体" w:cs="宋体" w:hint="eastAsia"/>
                <w:b/>
                <w:bCs/>
                <w:sz w:val="20"/>
                <w:szCs w:val="20"/>
              </w:rPr>
            </w:pPr>
            <w:r>
              <w:rPr>
                <w:rFonts w:ascii="宋体" w:eastAsia="宋体" w:hAnsi="宋体" w:cs="宋体" w:hint="eastAsia"/>
                <w:b/>
                <w:bCs/>
                <w:sz w:val="20"/>
                <w:szCs w:val="20"/>
              </w:rPr>
              <w:t>详细介绍技术背景，根据检索报告描述已有的与本发明最相近的实现方案。</w:t>
            </w:r>
          </w:p>
          <w:p w14:paraId="03690A7F" w14:textId="77777777" w:rsidR="005971C5" w:rsidRDefault="00000000">
            <w:pPr>
              <w:snapToGrid w:val="0"/>
              <w:spacing w:line="276" w:lineRule="auto"/>
              <w:jc w:val="left"/>
              <w:rPr>
                <w:rFonts w:ascii="宋体" w:eastAsia="宋体" w:hAnsi="宋体" w:cs="宋体" w:hint="eastAsia"/>
                <w:sz w:val="20"/>
                <w:szCs w:val="20"/>
              </w:rPr>
            </w:pPr>
            <w:r>
              <w:rPr>
                <w:rFonts w:ascii="宋体" w:eastAsia="宋体" w:hAnsi="宋体" w:cs="宋体" w:hint="eastAsia"/>
                <w:sz w:val="20"/>
                <w:szCs w:val="20"/>
              </w:rPr>
              <w:t>填写说明：这一部分应对申请日前的现有技术进行重点描述和评价，即记载申请人所知，且对理解、检索、审查该申请有参考作用的背景技术。对现有技术的简介应简要说明该现有技术的主要相关内容，例如主要的结构和原理，或者所采用的技术手段和方法步骤。</w:t>
            </w:r>
          </w:p>
        </w:tc>
      </w:tr>
      <w:tr w:rsidR="005971C5" w14:paraId="40CC0FB5" w14:textId="77777777">
        <w:trPr>
          <w:trHeight w:val="3823"/>
        </w:trPr>
        <w:tc>
          <w:tcPr>
            <w:tcW w:w="8222" w:type="dxa"/>
            <w:gridSpan w:val="2"/>
            <w:tcBorders>
              <w:top w:val="single" w:sz="8" w:space="0" w:color="000000"/>
              <w:left w:val="single" w:sz="8" w:space="0" w:color="000000"/>
              <w:bottom w:val="single" w:sz="8" w:space="0" w:color="000000"/>
              <w:right w:val="single" w:sz="8" w:space="0" w:color="000000"/>
            </w:tcBorders>
          </w:tcPr>
          <w:p w14:paraId="5B288321" w14:textId="3CD868D1" w:rsidR="005971C5" w:rsidRDefault="00000000">
            <w:pPr>
              <w:snapToGrid w:val="0"/>
              <w:spacing w:line="276" w:lineRule="auto"/>
              <w:rPr>
                <w:rFonts w:ascii="Segoe UI" w:eastAsia="Segoe UI" w:hAnsi="Segoe UI" w:cs="Segoe UI"/>
                <w:color w:val="000000"/>
                <w:spacing w:val="-2"/>
                <w:sz w:val="24"/>
                <w:szCs w:val="24"/>
                <w:shd w:val="clear" w:color="auto" w:fill="FFFFFF"/>
              </w:rPr>
            </w:pPr>
            <w:r>
              <w:rPr>
                <w:rFonts w:ascii="Segoe UI" w:eastAsia="Segoe UI" w:hAnsi="Segoe UI" w:cs="Segoe UI"/>
                <w:color w:val="000000"/>
                <w:spacing w:val="-2"/>
                <w:sz w:val="24"/>
                <w:szCs w:val="24"/>
                <w:shd w:val="clear" w:color="auto" w:fill="FFFFFF"/>
              </w:rPr>
              <w:lastRenderedPageBreak/>
              <w:t>本技术涉及</w:t>
            </w:r>
            <w:bookmarkStart w:id="1" w:name="OLE_LINK30"/>
            <w:r w:rsidRPr="00F0266D">
              <w:rPr>
                <w:rFonts w:ascii="Segoe UI" w:eastAsia="Segoe UI" w:hAnsi="Segoe UI" w:cs="Segoe UI" w:hint="eastAsia"/>
                <w:color w:val="000000"/>
                <w:spacing w:val="-2"/>
                <w:sz w:val="24"/>
                <w:szCs w:val="24"/>
                <w:shd w:val="clear" w:color="auto" w:fill="FFFFFF"/>
              </w:rPr>
              <w:t>软件定义存储</w:t>
            </w:r>
            <w:bookmarkEnd w:id="1"/>
            <w:r>
              <w:rPr>
                <w:rFonts w:ascii="Segoe UI" w:eastAsia="Segoe UI" w:hAnsi="Segoe UI" w:cs="Segoe UI"/>
                <w:color w:val="000000"/>
                <w:spacing w:val="-2"/>
                <w:sz w:val="24"/>
                <w:szCs w:val="24"/>
                <w:shd w:val="clear" w:color="auto" w:fill="FFFFFF"/>
              </w:rPr>
              <w:t>领域，尤其是一种面向</w:t>
            </w:r>
            <w:r w:rsidRPr="008F4BA5">
              <w:rPr>
                <w:rFonts w:ascii="Segoe UI" w:eastAsia="Segoe UI" w:hAnsi="Segoe UI" w:cs="Segoe UI"/>
                <w:color w:val="000000"/>
                <w:spacing w:val="-2"/>
                <w:sz w:val="24"/>
                <w:szCs w:val="24"/>
                <w:shd w:val="clear" w:color="auto" w:fill="FFFFFF"/>
              </w:rPr>
              <w:t>多地域、多</w:t>
            </w:r>
            <w:bookmarkStart w:id="2" w:name="OLE_LINK111"/>
            <w:r w:rsidRPr="008F4BA5">
              <w:rPr>
                <w:rFonts w:ascii="Segoe UI" w:eastAsia="Segoe UI" w:hAnsi="Segoe UI" w:cs="Segoe UI"/>
                <w:color w:val="000000"/>
                <w:spacing w:val="-2"/>
                <w:sz w:val="24"/>
                <w:szCs w:val="24"/>
                <w:shd w:val="clear" w:color="auto" w:fill="FFFFFF"/>
              </w:rPr>
              <w:t>存储类型</w:t>
            </w:r>
            <w:bookmarkEnd w:id="2"/>
            <w:r>
              <w:rPr>
                <w:rFonts w:ascii="Segoe UI" w:eastAsia="Segoe UI" w:hAnsi="Segoe UI" w:cs="Segoe UI"/>
                <w:color w:val="000000"/>
                <w:spacing w:val="-2"/>
                <w:sz w:val="24"/>
                <w:szCs w:val="24"/>
                <w:shd w:val="clear" w:color="auto" w:fill="FFFFFF"/>
              </w:rPr>
              <w:t>的数据流动调度与执行方案。该方案旨在解决现有存储系统中，数据流动任务在跨地域、跨存储类型场景下，面临的统一调度困难、状态管理复杂、进度跟踪不透明以及资源控制缺失等问题。</w:t>
            </w:r>
          </w:p>
          <w:p w14:paraId="3C3B696C" w14:textId="2C6713EA" w:rsidR="005971C5" w:rsidRDefault="00000000">
            <w:pPr>
              <w:snapToGrid w:val="0"/>
              <w:spacing w:line="276" w:lineRule="auto"/>
              <w:rPr>
                <w:rFonts w:ascii="Segoe UI" w:eastAsia="Segoe UI" w:hAnsi="Segoe UI" w:cs="Segoe UI"/>
                <w:color w:val="000000"/>
                <w:spacing w:val="-2"/>
                <w:sz w:val="24"/>
                <w:szCs w:val="24"/>
                <w:shd w:val="clear" w:color="auto" w:fill="FFFFFF"/>
              </w:rPr>
            </w:pPr>
            <w:r>
              <w:rPr>
                <w:rFonts w:ascii="Segoe UI" w:eastAsia="Segoe UI" w:hAnsi="Segoe UI" w:cs="Segoe UI"/>
                <w:color w:val="000000"/>
                <w:spacing w:val="-2"/>
                <w:sz w:val="24"/>
                <w:szCs w:val="24"/>
                <w:shd w:val="clear" w:color="auto" w:fill="FFFFFF"/>
              </w:rPr>
              <w:t>在现有的</w:t>
            </w:r>
            <w:r w:rsidRPr="009648DB">
              <w:rPr>
                <w:rFonts w:ascii="Segoe UI" w:eastAsia="Segoe UI" w:hAnsi="Segoe UI" w:cs="Segoe UI" w:hint="eastAsia"/>
                <w:color w:val="000000"/>
                <w:spacing w:val="-2"/>
                <w:sz w:val="24"/>
                <w:szCs w:val="24"/>
                <w:shd w:val="clear" w:color="auto" w:fill="FFFFFF"/>
              </w:rPr>
              <w:t>存储产品体系</w:t>
            </w:r>
            <w:r>
              <w:rPr>
                <w:rFonts w:ascii="Segoe UI" w:eastAsia="Segoe UI" w:hAnsi="Segoe UI" w:cs="Segoe UI"/>
                <w:color w:val="000000"/>
                <w:spacing w:val="-2"/>
                <w:sz w:val="24"/>
                <w:szCs w:val="24"/>
                <w:shd w:val="clear" w:color="auto" w:fill="FFFFFF"/>
              </w:rPr>
              <w:t>中，数据流动功能通常与特定的存储类型或单一地域环境强耦合。一种常见的实现方案是，</w:t>
            </w:r>
            <w:r w:rsidRPr="00666CAC">
              <w:rPr>
                <w:rFonts w:ascii="Segoe UI" w:eastAsia="Segoe UI" w:hAnsi="Segoe UI" w:cs="Segoe UI"/>
                <w:color w:val="000000"/>
                <w:spacing w:val="-2"/>
                <w:sz w:val="24"/>
                <w:szCs w:val="24"/>
                <w:shd w:val="clear" w:color="auto" w:fill="FFFFFF"/>
              </w:rPr>
              <w:t>控制台</w:t>
            </w:r>
            <w:r>
              <w:rPr>
                <w:rFonts w:ascii="Segoe UI" w:eastAsia="Segoe UI" w:hAnsi="Segoe UI" w:cs="Segoe UI"/>
                <w:color w:val="000000"/>
                <w:spacing w:val="-2"/>
                <w:sz w:val="24"/>
                <w:szCs w:val="24"/>
                <w:shd w:val="clear" w:color="auto" w:fill="FFFFFF"/>
              </w:rPr>
              <w:t>直接调用</w:t>
            </w:r>
            <w:bookmarkStart w:id="3" w:name="OLE_LINK38"/>
            <w:bookmarkStart w:id="4" w:name="OLE_LINK17"/>
            <w:r>
              <w:rPr>
                <w:rFonts w:ascii="Segoe UI" w:eastAsia="Segoe UI" w:hAnsi="Segoe UI" w:cs="Segoe UI"/>
                <w:color w:val="000000"/>
                <w:spacing w:val="-2"/>
                <w:sz w:val="24"/>
                <w:szCs w:val="24"/>
                <w:shd w:val="clear" w:color="auto" w:fill="FFFFFF"/>
              </w:rPr>
              <w:t>数据迁移工具</w:t>
            </w:r>
            <w:bookmarkEnd w:id="3"/>
            <w:r>
              <w:rPr>
                <w:rFonts w:ascii="Segoe UI" w:eastAsia="Segoe UI" w:hAnsi="Segoe UI" w:cs="Segoe UI"/>
                <w:color w:val="000000"/>
                <w:spacing w:val="-2"/>
                <w:sz w:val="24"/>
                <w:szCs w:val="24"/>
                <w:shd w:val="clear" w:color="auto" w:fill="FFFFFF"/>
              </w:rPr>
              <w:t>（usync</w:t>
            </w:r>
            <w:r>
              <w:rPr>
                <w:rFonts w:ascii="Segoe UI" w:eastAsia="宋体" w:hAnsi="Segoe UI" w:cs="Segoe UI" w:hint="eastAsia"/>
                <w:color w:val="000000"/>
                <w:spacing w:val="-2"/>
                <w:sz w:val="24"/>
                <w:szCs w:val="24"/>
                <w:shd w:val="clear" w:color="auto" w:fill="FFFFFF"/>
              </w:rPr>
              <w:t>/agent</w:t>
            </w:r>
            <w:r>
              <w:rPr>
                <w:rFonts w:ascii="Segoe UI" w:eastAsia="Segoe UI" w:hAnsi="Segoe UI" w:cs="Segoe UI"/>
                <w:color w:val="000000"/>
                <w:spacing w:val="-2"/>
                <w:sz w:val="24"/>
                <w:szCs w:val="24"/>
                <w:shd w:val="clear" w:color="auto" w:fill="FFFFFF"/>
              </w:rPr>
              <w:t>）</w:t>
            </w:r>
            <w:bookmarkEnd w:id="4"/>
            <w:r>
              <w:rPr>
                <w:rFonts w:ascii="Segoe UI" w:eastAsia="Segoe UI" w:hAnsi="Segoe UI" w:cs="Segoe UI"/>
                <w:color w:val="000000"/>
                <w:spacing w:val="-2"/>
                <w:sz w:val="24"/>
                <w:szCs w:val="24"/>
                <w:shd w:val="clear" w:color="auto" w:fill="FFFFFF"/>
              </w:rPr>
              <w:t>的API来执行任务。这种方式下，任务的创建、执行、暂停、恢复和删除等生命周期管理逻辑，与业务控制逻辑紧密交织，缺乏一个独立的调度层。这导致了一系列问题：首先，任务状态（如初始化、分发中、运行中、暂停中、已暂停等）的流转依赖应用层的数据库轮询或人工干预，容易因网络超时或服务重启而导致</w:t>
            </w:r>
            <w:r w:rsidRPr="005E1EA7">
              <w:rPr>
                <w:rFonts w:ascii="Segoe UI" w:eastAsia="Segoe UI" w:hAnsi="Segoe UI" w:cs="Segoe UI" w:hint="eastAsia"/>
                <w:color w:val="000000"/>
                <w:spacing w:val="-2"/>
                <w:sz w:val="24"/>
                <w:szCs w:val="24"/>
                <w:shd w:val="clear" w:color="auto" w:fill="FFFFFF"/>
              </w:rPr>
              <w:t>状态不一致</w:t>
            </w:r>
            <w:r>
              <w:rPr>
                <w:rFonts w:ascii="Segoe UI" w:eastAsia="Segoe UI" w:hAnsi="Segoe UI" w:cs="Segoe UI"/>
                <w:color w:val="000000"/>
                <w:spacing w:val="-2"/>
                <w:sz w:val="24"/>
                <w:szCs w:val="24"/>
                <w:shd w:val="clear" w:color="auto" w:fill="FFFFFF"/>
              </w:rPr>
              <w:t>；其次，</w:t>
            </w:r>
            <w:r w:rsidRPr="00184EBB">
              <w:rPr>
                <w:rFonts w:ascii="Segoe UI" w:eastAsia="Segoe UI" w:hAnsi="Segoe UI" w:cs="Segoe UI"/>
                <w:color w:val="000000"/>
                <w:spacing w:val="-2"/>
                <w:sz w:val="24"/>
                <w:szCs w:val="24"/>
                <w:shd w:val="clear" w:color="auto" w:fill="FFFFFF"/>
              </w:rPr>
              <w:t>任务的执行进度更新需要由控制台或迁移工具定期主动查询</w:t>
            </w:r>
            <w:bookmarkStart w:id="5" w:name="OLE_LINK35"/>
            <w:r w:rsidRPr="00184EBB">
              <w:rPr>
                <w:rFonts w:ascii="Segoe UI" w:eastAsia="Segoe UI" w:hAnsi="Segoe UI" w:cs="Segoe UI"/>
                <w:color w:val="000000"/>
                <w:spacing w:val="-2"/>
                <w:sz w:val="24"/>
                <w:szCs w:val="24"/>
                <w:shd w:val="clear" w:color="auto" w:fill="FFFFFF"/>
              </w:rPr>
              <w:t>，</w:t>
            </w:r>
            <w:r w:rsidRPr="00184EBB">
              <w:rPr>
                <w:rFonts w:ascii="Segoe UI" w:eastAsia="Segoe UI" w:hAnsi="Segoe UI" w:cs="Segoe UI" w:hint="eastAsia"/>
                <w:color w:val="000000"/>
                <w:spacing w:val="-2"/>
                <w:sz w:val="24"/>
                <w:szCs w:val="24"/>
                <w:shd w:val="clear" w:color="auto" w:fill="FFFFFF"/>
              </w:rPr>
              <w:t>无法做到近实时反馈</w:t>
            </w:r>
            <w:bookmarkEnd w:id="5"/>
            <w:r>
              <w:rPr>
                <w:rFonts w:ascii="Segoe UI" w:eastAsia="Segoe UI" w:hAnsi="Segoe UI" w:cs="Segoe UI"/>
                <w:color w:val="000000"/>
                <w:spacing w:val="-2"/>
                <w:sz w:val="24"/>
                <w:szCs w:val="24"/>
                <w:shd w:val="clear" w:color="auto" w:fill="FFFFFF"/>
              </w:rPr>
              <w:t>，且在分布式环境下，</w:t>
            </w:r>
            <w:r w:rsidRPr="003D3D04">
              <w:rPr>
                <w:rFonts w:ascii="Segoe UI" w:eastAsia="Segoe UI" w:hAnsi="Segoe UI" w:cs="Segoe UI" w:hint="eastAsia"/>
                <w:color w:val="000000"/>
                <w:spacing w:val="-2"/>
                <w:sz w:val="24"/>
                <w:szCs w:val="24"/>
                <w:shd w:val="clear" w:color="auto" w:fill="FFFFFF"/>
              </w:rPr>
              <w:t>跨地域</w:t>
            </w:r>
            <w:r>
              <w:rPr>
                <w:rFonts w:ascii="Segoe UI" w:eastAsia="Segoe UI" w:hAnsi="Segoe UI" w:cs="Segoe UI"/>
                <w:color w:val="000000"/>
                <w:spacing w:val="-2"/>
                <w:sz w:val="24"/>
                <w:szCs w:val="24"/>
                <w:shd w:val="clear" w:color="auto" w:fill="FFFFFF"/>
              </w:rPr>
              <w:t>的进度汇总尤为困难；最后，系统</w:t>
            </w:r>
            <w:r w:rsidRPr="00641470">
              <w:rPr>
                <w:rFonts w:ascii="Segoe UI" w:eastAsia="Segoe UI" w:hAnsi="Segoe UI" w:cs="Segoe UI" w:hint="eastAsia"/>
                <w:color w:val="000000"/>
                <w:spacing w:val="-2"/>
                <w:sz w:val="24"/>
                <w:szCs w:val="24"/>
                <w:shd w:val="clear" w:color="auto" w:fill="FFFFFF"/>
              </w:rPr>
              <w:t>缺乏</w:t>
            </w:r>
            <w:r w:rsidRPr="00184EBB">
              <w:rPr>
                <w:rFonts w:ascii="Segoe UI" w:eastAsia="Segoe UI" w:hAnsi="Segoe UI" w:cs="Segoe UI" w:hint="eastAsia"/>
                <w:color w:val="000000"/>
                <w:spacing w:val="-2"/>
                <w:sz w:val="24"/>
                <w:szCs w:val="24"/>
                <w:shd w:val="clear" w:color="auto" w:fill="FFFFFF"/>
              </w:rPr>
              <w:t>全局视角的流量统计</w:t>
            </w:r>
            <w:r w:rsidRPr="00641470">
              <w:rPr>
                <w:rFonts w:ascii="Segoe UI" w:eastAsia="Segoe UI" w:hAnsi="Segoe UI" w:cs="Segoe UI" w:hint="eastAsia"/>
                <w:color w:val="000000"/>
                <w:spacing w:val="-2"/>
                <w:sz w:val="24"/>
                <w:szCs w:val="24"/>
                <w:shd w:val="clear" w:color="auto" w:fill="FFFFFF"/>
              </w:rPr>
              <w:t>和并发控制机制</w:t>
            </w:r>
            <w:r>
              <w:rPr>
                <w:rFonts w:ascii="Segoe UI" w:eastAsia="Segoe UI" w:hAnsi="Segoe UI" w:cs="Segoe UI"/>
                <w:color w:val="000000"/>
                <w:spacing w:val="-2"/>
                <w:sz w:val="24"/>
                <w:szCs w:val="24"/>
                <w:shd w:val="clear" w:color="auto" w:fill="FFFFFF"/>
              </w:rPr>
              <w:t>，</w:t>
            </w:r>
            <w:r w:rsidRPr="00184EBB">
              <w:rPr>
                <w:rFonts w:ascii="Segoe UI" w:eastAsia="Segoe UI" w:hAnsi="Segoe UI" w:cs="Segoe UI"/>
                <w:color w:val="000000"/>
                <w:spacing w:val="-2"/>
                <w:sz w:val="24"/>
                <w:szCs w:val="24"/>
                <w:shd w:val="clear" w:color="auto" w:fill="FFFFFF"/>
              </w:rPr>
              <w:t>难以避免</w:t>
            </w:r>
            <w:r w:rsidRPr="00184EBB">
              <w:rPr>
                <w:rFonts w:ascii="Segoe UI" w:eastAsia="Segoe UI" w:hAnsi="Segoe UI" w:cs="Segoe UI" w:hint="eastAsia"/>
                <w:color w:val="000000"/>
                <w:spacing w:val="-2"/>
                <w:sz w:val="24"/>
                <w:szCs w:val="24"/>
                <w:shd w:val="clear" w:color="auto" w:fill="FFFFFF"/>
              </w:rPr>
              <w:t>多个任务同时运行</w:t>
            </w:r>
            <w:r w:rsidRPr="00184EBB">
              <w:rPr>
                <w:rFonts w:ascii="Segoe UI" w:eastAsia="Segoe UI" w:hAnsi="Segoe UI" w:cs="Segoe UI"/>
                <w:color w:val="000000"/>
                <w:spacing w:val="-2"/>
                <w:sz w:val="24"/>
                <w:szCs w:val="24"/>
                <w:shd w:val="clear" w:color="auto" w:fill="FFFFFF"/>
              </w:rPr>
              <w:t>时对底层存储系统和网络带宽的争用，可能引发</w:t>
            </w:r>
            <w:r w:rsidRPr="00184EBB">
              <w:rPr>
                <w:rFonts w:ascii="Segoe UI" w:eastAsia="Segoe UI" w:hAnsi="Segoe UI" w:cs="Segoe UI" w:hint="eastAsia"/>
                <w:color w:val="000000"/>
                <w:spacing w:val="-2"/>
                <w:sz w:val="24"/>
                <w:szCs w:val="24"/>
                <w:shd w:val="clear" w:color="auto" w:fill="FFFFFF"/>
              </w:rPr>
              <w:t>性能瓶颈</w:t>
            </w:r>
            <w:r w:rsidRPr="00184EBB">
              <w:rPr>
                <w:rFonts w:ascii="Segoe UI" w:eastAsia="Segoe UI" w:hAnsi="Segoe UI" w:cs="Segoe UI"/>
                <w:color w:val="000000"/>
                <w:spacing w:val="-2"/>
                <w:sz w:val="24"/>
                <w:szCs w:val="24"/>
                <w:shd w:val="clear" w:color="auto" w:fill="FFFFFF"/>
              </w:rPr>
              <w:t>甚至</w:t>
            </w:r>
            <w:r w:rsidRPr="00184EBB">
              <w:rPr>
                <w:rFonts w:ascii="Segoe UI" w:eastAsia="Segoe UI" w:hAnsi="Segoe UI" w:cs="Segoe UI" w:hint="eastAsia"/>
                <w:color w:val="000000"/>
                <w:spacing w:val="-2"/>
                <w:sz w:val="24"/>
                <w:szCs w:val="24"/>
                <w:shd w:val="clear" w:color="auto" w:fill="FFFFFF"/>
              </w:rPr>
              <w:t>系统过载</w:t>
            </w:r>
            <w:r>
              <w:rPr>
                <w:rFonts w:ascii="Segoe UI" w:eastAsia="Segoe UI" w:hAnsi="Segoe UI" w:cs="Segoe UI"/>
                <w:color w:val="000000"/>
                <w:spacing w:val="-2"/>
                <w:sz w:val="24"/>
                <w:szCs w:val="24"/>
                <w:shd w:val="clear" w:color="auto" w:fill="FFFFFF"/>
              </w:rPr>
              <w:t>。</w:t>
            </w:r>
          </w:p>
          <w:p w14:paraId="4E48254E" w14:textId="1F04F19D" w:rsidR="005971C5" w:rsidRDefault="00000000">
            <w:pPr>
              <w:snapToGrid w:val="0"/>
              <w:spacing w:line="276" w:lineRule="auto"/>
              <w:rPr>
                <w:rFonts w:ascii="Segoe UI" w:eastAsia="Segoe UI" w:hAnsi="Segoe UI" w:cs="Segoe UI"/>
                <w:color w:val="000000"/>
                <w:spacing w:val="-2"/>
                <w:sz w:val="24"/>
                <w:szCs w:val="24"/>
                <w:shd w:val="clear" w:color="auto" w:fill="FFFFFF"/>
              </w:rPr>
            </w:pPr>
            <w:r>
              <w:rPr>
                <w:rFonts w:ascii="Segoe UI" w:eastAsia="Segoe UI" w:hAnsi="Segoe UI" w:cs="Segoe UI"/>
                <w:color w:val="000000"/>
                <w:spacing w:val="-2"/>
                <w:sz w:val="24"/>
                <w:szCs w:val="24"/>
                <w:shd w:val="clear" w:color="auto" w:fill="FFFFFF"/>
              </w:rPr>
              <w:t>与传统方案相比，本技术的核心优势在于引入了一个独立的、中心化的</w:t>
            </w:r>
            <w:bookmarkStart w:id="6" w:name="OLE_LINK81"/>
            <w:bookmarkStart w:id="7" w:name="OLE_LINK2"/>
            <w:bookmarkStart w:id="8" w:name="OLE_LINK3"/>
            <w:bookmarkStart w:id="9" w:name="OLE_LINK112"/>
            <w:r w:rsidRPr="009648DB">
              <w:rPr>
                <w:rStyle w:val="HTML"/>
                <w:rFonts w:ascii="Consolas" w:eastAsia="Consolas" w:hAnsi="Consolas" w:cs="Consolas"/>
                <w:color w:val="000000"/>
                <w:spacing w:val="-2"/>
                <w:sz w:val="21"/>
                <w:szCs w:val="21"/>
                <w:shd w:val="clear" w:color="auto" w:fill="FFFFFF"/>
              </w:rPr>
              <w:t>transfer-</w:t>
            </w:r>
            <w:bookmarkStart w:id="10" w:name="OLE_LINK1"/>
            <w:r w:rsidRPr="009648DB">
              <w:rPr>
                <w:rStyle w:val="HTML"/>
                <w:rFonts w:ascii="Consolas" w:eastAsia="Consolas" w:hAnsi="Consolas" w:cs="Consolas"/>
                <w:color w:val="000000"/>
                <w:spacing w:val="-2"/>
                <w:sz w:val="21"/>
                <w:szCs w:val="21"/>
                <w:shd w:val="clear" w:color="auto" w:fill="FFFFFF"/>
              </w:rPr>
              <w:t>schedule</w:t>
            </w:r>
            <w:bookmarkEnd w:id="6"/>
            <w:bookmarkEnd w:id="10"/>
            <w:r w:rsidRPr="009648DB">
              <w:rPr>
                <w:rFonts w:ascii="Segoe UI" w:eastAsia="Segoe UI" w:hAnsi="Segoe UI" w:cs="Segoe UI" w:hint="eastAsia"/>
                <w:color w:val="000000"/>
                <w:spacing w:val="-2"/>
                <w:sz w:val="24"/>
                <w:szCs w:val="24"/>
                <w:shd w:val="clear" w:color="auto" w:fill="FFFFFF"/>
              </w:rPr>
              <w:t>调度</w:t>
            </w:r>
            <w:bookmarkEnd w:id="7"/>
            <w:r w:rsidRPr="009648DB">
              <w:rPr>
                <w:rFonts w:ascii="Segoe UI" w:eastAsia="Segoe UI" w:hAnsi="Segoe UI" w:cs="Segoe UI" w:hint="eastAsia"/>
                <w:color w:val="000000"/>
                <w:spacing w:val="-2"/>
                <w:sz w:val="24"/>
                <w:szCs w:val="24"/>
                <w:shd w:val="clear" w:color="auto" w:fill="FFFFFF"/>
              </w:rPr>
              <w:t>模块</w:t>
            </w:r>
            <w:bookmarkEnd w:id="8"/>
            <w:r>
              <w:rPr>
                <w:rFonts w:ascii="Segoe UI" w:eastAsia="Segoe UI" w:hAnsi="Segoe UI" w:cs="Segoe UI"/>
                <w:color w:val="000000"/>
                <w:spacing w:val="-2"/>
                <w:sz w:val="24"/>
                <w:szCs w:val="24"/>
                <w:shd w:val="clear" w:color="auto" w:fill="FFFFFF"/>
              </w:rPr>
              <w:t>，作为</w:t>
            </w:r>
            <w:bookmarkStart w:id="11" w:name="OLE_LINK40"/>
            <w:r>
              <w:rPr>
                <w:rFonts w:ascii="Segoe UI" w:eastAsia="Segoe UI" w:hAnsi="Segoe UI" w:cs="Segoe UI"/>
                <w:color w:val="000000"/>
                <w:spacing w:val="-2"/>
                <w:sz w:val="24"/>
                <w:szCs w:val="24"/>
                <w:shd w:val="clear" w:color="auto" w:fill="FFFFFF"/>
              </w:rPr>
              <w:t>数据流动任务</w:t>
            </w:r>
            <w:bookmarkEnd w:id="11"/>
            <w:r>
              <w:rPr>
                <w:rFonts w:ascii="Segoe UI" w:eastAsia="Segoe UI" w:hAnsi="Segoe UI" w:cs="Segoe UI"/>
                <w:color w:val="000000"/>
                <w:spacing w:val="-2"/>
                <w:sz w:val="24"/>
                <w:szCs w:val="24"/>
                <w:shd w:val="clear" w:color="auto" w:fill="FFFFFF"/>
              </w:rPr>
              <w:t>的“大脑”</w:t>
            </w:r>
            <w:bookmarkEnd w:id="9"/>
            <w:r>
              <w:rPr>
                <w:rFonts w:ascii="Segoe UI" w:eastAsia="Segoe UI" w:hAnsi="Segoe UI" w:cs="Segoe UI"/>
                <w:color w:val="000000"/>
                <w:spacing w:val="-2"/>
                <w:sz w:val="24"/>
                <w:szCs w:val="24"/>
                <w:shd w:val="clear" w:color="auto" w:fill="FFFFFF"/>
              </w:rPr>
              <w:t>。该模块负</w:t>
            </w:r>
            <w:bookmarkStart w:id="12" w:name="OLE_LINK52"/>
            <w:r>
              <w:rPr>
                <w:rFonts w:ascii="Segoe UI" w:eastAsia="Segoe UI" w:hAnsi="Segoe UI" w:cs="Segoe UI"/>
                <w:color w:val="000000"/>
                <w:spacing w:val="-2"/>
                <w:sz w:val="24"/>
                <w:szCs w:val="24"/>
                <w:shd w:val="clear" w:color="auto" w:fill="FFFFFF"/>
              </w:rPr>
              <w:t>责</w:t>
            </w:r>
            <w:bookmarkStart w:id="13" w:name="OLE_LINK4"/>
            <w:r>
              <w:rPr>
                <w:rFonts w:ascii="Segoe UI" w:eastAsia="Segoe UI" w:hAnsi="Segoe UI" w:cs="Segoe UI"/>
                <w:color w:val="000000"/>
                <w:spacing w:val="-2"/>
                <w:sz w:val="24"/>
                <w:szCs w:val="24"/>
                <w:shd w:val="clear" w:color="auto" w:fill="FFFFFF"/>
              </w:rPr>
              <w:t>接收来自</w:t>
            </w:r>
            <w:r w:rsidRPr="002E74B0">
              <w:rPr>
                <w:rFonts w:ascii="Segoe UI" w:eastAsia="Segoe UI" w:hAnsi="Segoe UI" w:cs="Segoe UI" w:hint="eastAsia"/>
                <w:color w:val="000000"/>
                <w:spacing w:val="-2"/>
                <w:sz w:val="24"/>
                <w:szCs w:val="24"/>
                <w:shd w:val="clear" w:color="auto" w:fill="FFFFFF"/>
              </w:rPr>
              <w:t>控制台的任务指令</w:t>
            </w:r>
            <w:r>
              <w:rPr>
                <w:rFonts w:ascii="Segoe UI" w:eastAsia="Segoe UI" w:hAnsi="Segoe UI" w:cs="Segoe UI"/>
                <w:color w:val="000000"/>
                <w:spacing w:val="-2"/>
                <w:sz w:val="24"/>
                <w:szCs w:val="24"/>
                <w:shd w:val="clear" w:color="auto" w:fill="FFFFFF"/>
              </w:rPr>
              <w:t>，并对其进行统一调度、状态管理和资源协调</w:t>
            </w:r>
            <w:bookmarkEnd w:id="13"/>
            <w:r>
              <w:rPr>
                <w:rFonts w:ascii="Segoe UI" w:eastAsia="Segoe UI" w:hAnsi="Segoe UI" w:cs="Segoe UI"/>
                <w:color w:val="000000"/>
                <w:spacing w:val="-2"/>
                <w:sz w:val="24"/>
                <w:szCs w:val="24"/>
                <w:shd w:val="clear" w:color="auto" w:fill="FFFFFF"/>
              </w:rPr>
              <w:t>。本方案</w:t>
            </w:r>
            <w:r w:rsidRPr="009648DB">
              <w:rPr>
                <w:rFonts w:ascii="Segoe UI" w:eastAsia="Segoe UI" w:hAnsi="Segoe UI" w:cs="Segoe UI"/>
                <w:color w:val="000000"/>
                <w:spacing w:val="-2"/>
                <w:sz w:val="24"/>
                <w:szCs w:val="24"/>
                <w:shd w:val="clear" w:color="auto" w:fill="FFFFFF"/>
              </w:rPr>
              <w:t>通过</w:t>
            </w:r>
            <w:bookmarkStart w:id="14" w:name="OLE_LINK43"/>
            <w:r w:rsidRPr="009648DB">
              <w:rPr>
                <w:rFonts w:ascii="Segoe UI" w:eastAsia="Segoe UI" w:hAnsi="Segoe UI" w:cs="Segoe UI" w:hint="eastAsia"/>
                <w:color w:val="000000"/>
                <w:spacing w:val="-2"/>
                <w:sz w:val="24"/>
                <w:szCs w:val="24"/>
                <w:shd w:val="clear" w:color="auto" w:fill="FFFFFF"/>
              </w:rPr>
              <w:t>中心调度节点与地域执行节点</w:t>
            </w:r>
            <w:bookmarkEnd w:id="14"/>
            <w:r w:rsidRPr="009648DB">
              <w:rPr>
                <w:rFonts w:ascii="Segoe UI" w:eastAsia="Segoe UI" w:hAnsi="Segoe UI" w:cs="Segoe UI" w:hint="eastAsia"/>
                <w:color w:val="000000"/>
                <w:spacing w:val="-2"/>
                <w:sz w:val="24"/>
                <w:szCs w:val="24"/>
                <w:shd w:val="clear" w:color="auto" w:fill="FFFFFF"/>
              </w:rPr>
              <w:t>的两级架构</w:t>
            </w:r>
            <w:r w:rsidRPr="009648DB">
              <w:rPr>
                <w:rFonts w:ascii="Segoe UI" w:eastAsia="Segoe UI" w:hAnsi="Segoe UI" w:cs="Segoe UI"/>
                <w:color w:val="000000"/>
                <w:spacing w:val="-2"/>
                <w:sz w:val="24"/>
                <w:szCs w:val="24"/>
                <w:shd w:val="clear" w:color="auto" w:fill="FFFFFF"/>
              </w:rPr>
              <w:t>，解耦了任务管理逻辑与任务执行逻辑</w:t>
            </w:r>
            <w:r>
              <w:rPr>
                <w:rFonts w:ascii="Segoe UI" w:eastAsia="Segoe UI" w:hAnsi="Segoe UI" w:cs="Segoe UI"/>
                <w:color w:val="000000"/>
                <w:spacing w:val="-2"/>
                <w:sz w:val="24"/>
                <w:szCs w:val="24"/>
                <w:shd w:val="clear" w:color="auto" w:fill="FFFFFF"/>
              </w:rPr>
              <w:t>。中心节点负责全局状态维护、任务分发和</w:t>
            </w:r>
            <w:r w:rsidRPr="009648DB">
              <w:rPr>
                <w:rFonts w:ascii="Segoe UI" w:eastAsia="Segoe UI" w:hAnsi="Segoe UI" w:cs="Segoe UI"/>
                <w:color w:val="000000"/>
                <w:spacing w:val="-2"/>
                <w:sz w:val="24"/>
                <w:szCs w:val="24"/>
                <w:shd w:val="clear" w:color="auto" w:fill="FFFFFF"/>
              </w:rPr>
              <w:t>流量统计</w:t>
            </w:r>
            <w:r>
              <w:rPr>
                <w:rFonts w:ascii="Segoe UI" w:eastAsia="Segoe UI" w:hAnsi="Segoe UI" w:cs="Segoe UI"/>
                <w:color w:val="000000"/>
                <w:spacing w:val="-2"/>
                <w:sz w:val="24"/>
                <w:szCs w:val="24"/>
                <w:shd w:val="clear" w:color="auto" w:fill="FFFFFF"/>
              </w:rPr>
              <w:t>，而地域节点负责</w:t>
            </w:r>
            <w:r w:rsidRPr="009648DB">
              <w:rPr>
                <w:rFonts w:ascii="Segoe UI" w:eastAsia="Segoe UI" w:hAnsi="Segoe UI" w:cs="Segoe UI"/>
                <w:color w:val="000000"/>
                <w:spacing w:val="-2"/>
                <w:sz w:val="24"/>
                <w:szCs w:val="24"/>
                <w:shd w:val="clear" w:color="auto" w:fill="FFFFFF"/>
              </w:rPr>
              <w:t>调用</w:t>
            </w:r>
            <w:bookmarkStart w:id="15" w:name="OLE_LINK31"/>
            <w:bookmarkStart w:id="16" w:name="OLE_LINK5"/>
            <w:r w:rsidRPr="009648DB">
              <w:rPr>
                <w:rStyle w:val="HTML"/>
                <w:rFonts w:ascii="Consolas" w:eastAsia="Consolas" w:hAnsi="Consolas" w:cs="Consolas"/>
                <w:color w:val="000000"/>
                <w:spacing w:val="-2"/>
                <w:sz w:val="21"/>
                <w:szCs w:val="21"/>
                <w:shd w:val="clear" w:color="auto" w:fill="FFFFFF"/>
              </w:rPr>
              <w:t>usync</w:t>
            </w:r>
            <w:bookmarkEnd w:id="15"/>
            <w:r w:rsidRPr="009648DB">
              <w:rPr>
                <w:rStyle w:val="HTML"/>
                <w:rFonts w:ascii="Consolas" w:eastAsia="宋体" w:hAnsi="Consolas" w:cs="Consolas" w:hint="eastAsia"/>
                <w:color w:val="000000"/>
                <w:spacing w:val="-2"/>
                <w:sz w:val="21"/>
                <w:szCs w:val="21"/>
                <w:shd w:val="clear" w:color="auto" w:fill="FFFFFF"/>
              </w:rPr>
              <w:t>(</w:t>
            </w:r>
            <w:r w:rsidRPr="009648DB">
              <w:rPr>
                <w:rStyle w:val="HTML"/>
                <w:rFonts w:ascii="Consolas" w:eastAsia="宋体" w:hAnsi="Consolas" w:cs="Consolas" w:hint="eastAsia"/>
                <w:color w:val="000000"/>
                <w:spacing w:val="-2"/>
                <w:sz w:val="21"/>
                <w:szCs w:val="21"/>
                <w:shd w:val="clear" w:color="auto" w:fill="FFFFFF"/>
              </w:rPr>
              <w:t>同地域场景</w:t>
            </w:r>
            <w:bookmarkEnd w:id="16"/>
            <w:r w:rsidRPr="009648DB">
              <w:rPr>
                <w:rStyle w:val="HTML"/>
                <w:rFonts w:ascii="Consolas" w:eastAsia="宋体" w:hAnsi="Consolas" w:cs="Consolas" w:hint="eastAsia"/>
                <w:color w:val="000000"/>
                <w:spacing w:val="-2"/>
                <w:sz w:val="21"/>
                <w:szCs w:val="21"/>
                <w:shd w:val="clear" w:color="auto" w:fill="FFFFFF"/>
              </w:rPr>
              <w:t>)</w:t>
            </w:r>
            <w:r w:rsidRPr="009648DB">
              <w:rPr>
                <w:rFonts w:ascii="Segoe UI" w:eastAsia="Segoe UI" w:hAnsi="Segoe UI" w:cs="Segoe UI"/>
                <w:color w:val="000000"/>
                <w:spacing w:val="-2"/>
                <w:sz w:val="24"/>
                <w:szCs w:val="24"/>
                <w:shd w:val="clear" w:color="auto" w:fill="FFFFFF"/>
              </w:rPr>
              <w:t>或</w:t>
            </w:r>
            <w:bookmarkStart w:id="17" w:name="OLE_LINK32"/>
            <w:r w:rsidRPr="009648DB">
              <w:rPr>
                <w:rStyle w:val="HTML"/>
                <w:rFonts w:ascii="Consolas" w:eastAsia="Consolas" w:hAnsi="Consolas" w:cs="Consolas"/>
                <w:color w:val="000000"/>
                <w:spacing w:val="-2"/>
                <w:sz w:val="21"/>
                <w:szCs w:val="21"/>
                <w:shd w:val="clear" w:color="auto" w:fill="FFFFFF"/>
              </w:rPr>
              <w:t>transfer-agent</w:t>
            </w:r>
            <w:bookmarkEnd w:id="17"/>
            <w:r w:rsidRPr="009648DB">
              <w:rPr>
                <w:rFonts w:ascii="Segoe UI" w:eastAsia="宋体" w:hAnsi="Segoe UI" w:cs="Segoe UI"/>
                <w:color w:val="000000"/>
                <w:spacing w:val="-2"/>
                <w:sz w:val="24"/>
                <w:szCs w:val="24"/>
                <w:shd w:val="clear" w:color="auto" w:fill="FFFFFF"/>
              </w:rPr>
              <w:t>(</w:t>
            </w:r>
            <w:bookmarkStart w:id="18" w:name="OLE_LINK84"/>
            <w:r w:rsidRPr="009648DB">
              <w:rPr>
                <w:rFonts w:ascii="Segoe UI" w:eastAsia="宋体" w:hAnsi="Segoe UI" w:cs="Segoe UI" w:hint="eastAsia"/>
                <w:color w:val="000000"/>
                <w:spacing w:val="-2"/>
                <w:sz w:val="24"/>
                <w:szCs w:val="24"/>
                <w:shd w:val="clear" w:color="auto" w:fill="FFFFFF"/>
              </w:rPr>
              <w:t>跨地域场景</w:t>
            </w:r>
            <w:bookmarkEnd w:id="18"/>
            <w:r w:rsidRPr="009648DB">
              <w:rPr>
                <w:rFonts w:ascii="Segoe UI" w:eastAsia="宋体" w:hAnsi="Segoe UI" w:cs="Segoe UI"/>
                <w:color w:val="000000"/>
                <w:spacing w:val="-2"/>
                <w:sz w:val="24"/>
                <w:szCs w:val="24"/>
                <w:shd w:val="clear" w:color="auto" w:fill="FFFFFF"/>
              </w:rPr>
              <w:t>)</w:t>
            </w:r>
            <w:r>
              <w:rPr>
                <w:rFonts w:ascii="Segoe UI" w:eastAsia="Segoe UI" w:hAnsi="Segoe UI" w:cs="Segoe UI"/>
                <w:color w:val="000000"/>
                <w:spacing w:val="-2"/>
                <w:sz w:val="24"/>
                <w:szCs w:val="24"/>
                <w:shd w:val="clear" w:color="auto" w:fill="FFFFFF"/>
              </w:rPr>
              <w:t>执行器完成具体的数据传输。当需要进行跨地域数据流动时（例如A地域与B地域之间无直接网络连接），本方案可利用</w:t>
            </w:r>
            <w:bookmarkStart w:id="19" w:name="OLE_LINK33"/>
            <w:bookmarkStart w:id="20" w:name="OLE_LINK6"/>
            <w:r w:rsidRPr="003B1EAA">
              <w:rPr>
                <w:rFonts w:ascii="Segoe UI" w:eastAsia="Segoe UI" w:hAnsi="Segoe UI" w:cs="Segoe UI" w:hint="eastAsia"/>
                <w:color w:val="000000"/>
                <w:spacing w:val="-2"/>
                <w:sz w:val="24"/>
                <w:szCs w:val="24"/>
                <w:shd w:val="clear" w:color="auto" w:fill="FFFFFF"/>
              </w:rPr>
              <w:t>广域存储系统</w:t>
            </w:r>
            <w:bookmarkEnd w:id="19"/>
            <w:r>
              <w:rPr>
                <w:rFonts w:ascii="Segoe UI" w:eastAsia="Segoe UI" w:hAnsi="Segoe UI" w:cs="Segoe UI"/>
                <w:color w:val="000000"/>
                <w:spacing w:val="-2"/>
                <w:sz w:val="24"/>
                <w:szCs w:val="24"/>
                <w:shd w:val="clear" w:color="auto" w:fill="FFFFFF"/>
              </w:rPr>
              <w:t>本身的</w:t>
            </w:r>
            <w:r w:rsidRPr="0054178D">
              <w:rPr>
                <w:rFonts w:ascii="Segoe UI" w:eastAsia="Segoe UI" w:hAnsi="Segoe UI" w:cs="Segoe UI" w:hint="eastAsia"/>
                <w:color w:val="000000"/>
                <w:spacing w:val="-2"/>
                <w:sz w:val="24"/>
                <w:szCs w:val="24"/>
                <w:shd w:val="clear" w:color="auto" w:fill="FFFFFF"/>
              </w:rPr>
              <w:t>内置连通性</w:t>
            </w:r>
            <w:bookmarkEnd w:id="20"/>
            <w:r>
              <w:rPr>
                <w:rFonts w:ascii="Segoe UI" w:eastAsia="Segoe UI" w:hAnsi="Segoe UI" w:cs="Segoe UI"/>
                <w:color w:val="000000"/>
                <w:spacing w:val="-2"/>
                <w:sz w:val="24"/>
                <w:szCs w:val="24"/>
                <w:shd w:val="clear" w:color="auto" w:fill="FFFFFF"/>
              </w:rPr>
              <w:t>作为“中转站”，例如</w:t>
            </w:r>
            <w:bookmarkStart w:id="21" w:name="OLE_LINK87"/>
            <w:r>
              <w:rPr>
                <w:rFonts w:ascii="Segoe UI" w:eastAsia="Segoe UI" w:hAnsi="Segoe UI" w:cs="Segoe UI"/>
                <w:color w:val="000000"/>
                <w:spacing w:val="-2"/>
                <w:sz w:val="24"/>
                <w:szCs w:val="24"/>
                <w:shd w:val="clear" w:color="auto" w:fill="FFFFFF"/>
              </w:rPr>
              <w:t>将数据暂存于</w:t>
            </w:r>
            <w:r w:rsidRPr="0054178D">
              <w:rPr>
                <w:rFonts w:ascii="Segoe UI" w:eastAsia="Segoe UI" w:hAnsi="Segoe UI" w:cs="Segoe UI" w:hint="eastAsia"/>
                <w:color w:val="000000"/>
                <w:spacing w:val="-2"/>
                <w:sz w:val="24"/>
                <w:szCs w:val="24"/>
                <w:shd w:val="clear" w:color="auto" w:fill="FFFFFF"/>
              </w:rPr>
              <w:t>中心化的</w:t>
            </w:r>
            <w:bookmarkStart w:id="22" w:name="OLE_LINK46"/>
            <w:r w:rsidRPr="0054178D">
              <w:rPr>
                <w:rFonts w:ascii="Segoe UI" w:eastAsia="Segoe UI" w:hAnsi="Segoe UI" w:cs="Segoe UI" w:hint="eastAsia"/>
                <w:color w:val="000000"/>
                <w:spacing w:val="-2"/>
                <w:sz w:val="24"/>
                <w:szCs w:val="24"/>
                <w:shd w:val="clear" w:color="auto" w:fill="FFFFFF"/>
              </w:rPr>
              <w:t>存储池</w:t>
            </w:r>
            <w:bookmarkEnd w:id="22"/>
            <w:r>
              <w:rPr>
                <w:rFonts w:ascii="Segoe UI" w:eastAsia="Segoe UI" w:hAnsi="Segoe UI" w:cs="Segoe UI"/>
                <w:color w:val="000000"/>
                <w:spacing w:val="-2"/>
                <w:sz w:val="24"/>
                <w:szCs w:val="24"/>
                <w:shd w:val="clear" w:color="auto" w:fill="FFFFFF"/>
              </w:rPr>
              <w:t>中，再由目标地域进行拉取</w:t>
            </w:r>
            <w:bookmarkEnd w:id="21"/>
            <w:r>
              <w:rPr>
                <w:rFonts w:ascii="Segoe UI" w:eastAsia="Segoe UI" w:hAnsi="Segoe UI" w:cs="Segoe UI"/>
                <w:color w:val="000000"/>
                <w:spacing w:val="-2"/>
                <w:sz w:val="24"/>
                <w:szCs w:val="24"/>
                <w:shd w:val="clear" w:color="auto" w:fill="FFFFFF"/>
              </w:rPr>
              <w:t>，从而绕过</w:t>
            </w:r>
            <w:r w:rsidRPr="00F25D50">
              <w:rPr>
                <w:rFonts w:ascii="Segoe UI" w:eastAsia="Segoe UI" w:hAnsi="Segoe UI" w:cs="Segoe UI" w:hint="eastAsia"/>
                <w:color w:val="000000"/>
                <w:spacing w:val="-2"/>
                <w:sz w:val="24"/>
                <w:szCs w:val="24"/>
                <w:shd w:val="clear" w:color="auto" w:fill="FFFFFF"/>
              </w:rPr>
              <w:t>直接</w:t>
            </w:r>
            <w:bookmarkStart w:id="23" w:name="OLE_LINK24"/>
            <w:r w:rsidRPr="00F25D50">
              <w:rPr>
                <w:rFonts w:ascii="Segoe UI" w:eastAsia="Segoe UI" w:hAnsi="Segoe UI" w:cs="Segoe UI" w:hint="eastAsia"/>
                <w:color w:val="000000"/>
                <w:spacing w:val="-2"/>
                <w:sz w:val="24"/>
                <w:szCs w:val="24"/>
                <w:shd w:val="clear" w:color="auto" w:fill="FFFFFF"/>
              </w:rPr>
              <w:t>网络隔离</w:t>
            </w:r>
            <w:bookmarkEnd w:id="23"/>
            <w:r>
              <w:rPr>
                <w:rFonts w:ascii="Segoe UI" w:eastAsia="Segoe UI" w:hAnsi="Segoe UI" w:cs="Segoe UI"/>
                <w:color w:val="000000"/>
                <w:spacing w:val="-2"/>
                <w:sz w:val="24"/>
                <w:szCs w:val="24"/>
                <w:shd w:val="clear" w:color="auto" w:fill="FFFFFF"/>
              </w:rPr>
              <w:t>的限制。</w:t>
            </w:r>
            <w:r w:rsidRPr="0054178D">
              <w:rPr>
                <w:rFonts w:ascii="Segoe UI" w:eastAsia="Segoe UI" w:hAnsi="Segoe UI" w:cs="Segoe UI" w:hint="eastAsia"/>
                <w:color w:val="000000"/>
                <w:spacing w:val="-2"/>
                <w:sz w:val="24"/>
                <w:szCs w:val="24"/>
                <w:shd w:val="clear" w:color="auto" w:fill="FFFFFF"/>
              </w:rPr>
              <w:t>本发明重点在于提供一套完整的任务调度状态机、基于</w:t>
            </w:r>
            <w:bookmarkStart w:id="24" w:name="OLE_LINK34"/>
            <w:r w:rsidRPr="0054178D">
              <w:rPr>
                <w:rFonts w:ascii="Segoe UI" w:eastAsia="Segoe UI" w:hAnsi="Segoe UI" w:cs="Segoe UI" w:hint="eastAsia"/>
                <w:color w:val="000000"/>
                <w:spacing w:val="-2"/>
                <w:sz w:val="24"/>
                <w:szCs w:val="24"/>
                <w:shd w:val="clear" w:color="auto" w:fill="FFFFFF"/>
              </w:rPr>
              <w:t>定时查询</w:t>
            </w:r>
            <w:bookmarkEnd w:id="24"/>
            <w:r w:rsidRPr="0054178D">
              <w:rPr>
                <w:rFonts w:ascii="Segoe UI" w:eastAsia="Segoe UI" w:hAnsi="Segoe UI" w:cs="Segoe UI" w:hint="eastAsia"/>
                <w:color w:val="000000"/>
                <w:spacing w:val="-2"/>
                <w:sz w:val="24"/>
                <w:szCs w:val="24"/>
                <w:shd w:val="clear" w:color="auto" w:fill="FFFFFF"/>
              </w:rPr>
              <w:t>与上报的进度更新机制、以及基于令牌桶的全局并发控制功能，从而实现对多地域、多类型数据流动任务的高效、可靠、可控管理</w:t>
            </w:r>
            <w:r>
              <w:rPr>
                <w:rFonts w:ascii="Segoe UI" w:eastAsia="Segoe UI" w:hAnsi="Segoe UI" w:cs="Segoe UI"/>
                <w:color w:val="000000"/>
                <w:spacing w:val="-2"/>
                <w:sz w:val="24"/>
                <w:szCs w:val="24"/>
                <w:shd w:val="clear" w:color="auto" w:fill="FFFFFF"/>
              </w:rPr>
              <w:t>。</w:t>
            </w:r>
            <w:bookmarkEnd w:id="12"/>
          </w:p>
        </w:tc>
      </w:tr>
      <w:tr w:rsidR="005971C5" w14:paraId="6BBAEB3C" w14:textId="77777777">
        <w:trPr>
          <w:trHeight w:val="294"/>
        </w:trPr>
        <w:tc>
          <w:tcPr>
            <w:tcW w:w="8222" w:type="dxa"/>
            <w:gridSpan w:val="2"/>
            <w:tcBorders>
              <w:top w:val="single" w:sz="8" w:space="0" w:color="000000"/>
              <w:left w:val="single" w:sz="8" w:space="0" w:color="000000"/>
              <w:bottom w:val="single" w:sz="8" w:space="0" w:color="000000"/>
              <w:right w:val="single" w:sz="8" w:space="0" w:color="000000"/>
            </w:tcBorders>
          </w:tcPr>
          <w:p w14:paraId="6F835B95"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t>现有技术的缺点是什么？针对这些缺点，说明本发明的目的。</w:t>
            </w:r>
          </w:p>
          <w:p w14:paraId="1D5D5240"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填写说明：这一部分应写明本方案解决现有技术中存在的哪些问题。通常针对最接近的现有技术存在的问题结合本发明或实用新型取得的效果提出所要解决的任务。</w:t>
            </w:r>
          </w:p>
          <w:p w14:paraId="2029231D"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 xml:space="preserve"> 具体要求如下：</w:t>
            </w:r>
          </w:p>
          <w:p w14:paraId="6534DC69" w14:textId="77777777" w:rsidR="005971C5" w:rsidRDefault="00000000">
            <w:pPr>
              <w:numPr>
                <w:ilvl w:val="0"/>
                <w:numId w:val="2"/>
              </w:num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应采用正面语句直接、清楚、客观地写明目的，明确说明要解决的问题。</w:t>
            </w:r>
          </w:p>
          <w:p w14:paraId="37F88FEC" w14:textId="77777777" w:rsidR="005971C5" w:rsidRDefault="00000000">
            <w:pPr>
              <w:numPr>
                <w:ilvl w:val="0"/>
                <w:numId w:val="2"/>
              </w:numPr>
              <w:snapToGrid w:val="0"/>
              <w:spacing w:line="276" w:lineRule="auto"/>
              <w:rPr>
                <w:rFonts w:ascii="宋体" w:eastAsia="宋体" w:hAnsi="宋体" w:cs="宋体" w:hint="eastAsia"/>
                <w:sz w:val="20"/>
                <w:szCs w:val="20"/>
              </w:rPr>
            </w:pPr>
            <w:r>
              <w:rPr>
                <w:rFonts w:ascii="宋体" w:eastAsia="宋体" w:hAnsi="宋体" w:cs="宋体" w:hint="eastAsia"/>
                <w:sz w:val="20"/>
                <w:szCs w:val="20"/>
              </w:rPr>
              <w:t>现有技术的缺点应与本发明的目的对应。</w:t>
            </w:r>
          </w:p>
          <w:p w14:paraId="55B61A2A"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（3） 应具体体现出要解决的技术问题，避免采用“节省能源”、“提高质量”等笼统的说法，不包含技术方案的具体内容。</w:t>
            </w:r>
          </w:p>
          <w:p w14:paraId="46169766"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（4） 不得采用广告性宣传用语。</w:t>
            </w:r>
          </w:p>
        </w:tc>
      </w:tr>
      <w:tr w:rsidR="005971C5" w14:paraId="096A2066" w14:textId="77777777">
        <w:trPr>
          <w:trHeight w:val="2850"/>
        </w:trPr>
        <w:tc>
          <w:tcPr>
            <w:tcW w:w="8222" w:type="dxa"/>
            <w:gridSpan w:val="2"/>
            <w:tcBorders>
              <w:top w:val="single" w:sz="8" w:space="0" w:color="000000"/>
              <w:left w:val="single" w:sz="8" w:space="0" w:color="000000"/>
              <w:bottom w:val="single" w:sz="8" w:space="0" w:color="000000"/>
              <w:right w:val="single" w:sz="8" w:space="0" w:color="000000"/>
            </w:tcBorders>
          </w:tcPr>
          <w:p w14:paraId="7CDF4C10" w14:textId="77777777" w:rsidR="005971C5" w:rsidRDefault="00000000">
            <w:pPr>
              <w:snapToGrid w:val="0"/>
              <w:spacing w:line="276" w:lineRule="auto"/>
              <w:rPr>
                <w:rFonts w:ascii="宋体" w:eastAsia="宋体" w:hAnsi="宋体" w:hint="eastAsia"/>
                <w:b/>
                <w:bCs/>
                <w:sz w:val="20"/>
                <w:szCs w:val="20"/>
              </w:rPr>
            </w:pPr>
            <w:bookmarkStart w:id="25" w:name="OLE_LINK42"/>
            <w:r>
              <w:rPr>
                <w:rFonts w:ascii="宋体" w:eastAsia="宋体" w:hAnsi="宋体" w:hint="eastAsia"/>
                <w:b/>
                <w:bCs/>
                <w:sz w:val="20"/>
                <w:szCs w:val="20"/>
              </w:rPr>
              <w:lastRenderedPageBreak/>
              <w:t>现有技术的缺点如下：</w:t>
            </w:r>
          </w:p>
          <w:p w14:paraId="1D75F7FA" w14:textId="77777777" w:rsidR="005971C5" w:rsidRDefault="00000000">
            <w:pPr>
              <w:numPr>
                <w:ilvl w:val="0"/>
                <w:numId w:val="3"/>
              </w:numPr>
              <w:snapToGrid w:val="0"/>
              <w:spacing w:line="276" w:lineRule="auto"/>
              <w:rPr>
                <w:rFonts w:ascii="宋体" w:eastAsia="宋体" w:hAnsi="宋体" w:hint="eastAsia"/>
                <w:b/>
                <w:bCs/>
                <w:sz w:val="20"/>
                <w:szCs w:val="20"/>
              </w:rPr>
            </w:pPr>
            <w:r>
              <w:rPr>
                <w:rFonts w:ascii="宋体" w:eastAsia="宋体" w:hAnsi="宋体" w:hint="eastAsia"/>
                <w:b/>
                <w:bCs/>
                <w:sz w:val="20"/>
                <w:szCs w:val="20"/>
              </w:rPr>
              <w:t>任务调度与状态管理机制薄弱</w:t>
            </w:r>
            <w:r>
              <w:rPr>
                <w:rFonts w:ascii="宋体" w:eastAsia="宋体" w:hAnsi="宋体"/>
                <w:b/>
                <w:bCs/>
                <w:sz w:val="20"/>
                <w:szCs w:val="20"/>
              </w:rPr>
              <w:t>：传统方案通常将任务创建与执行逻辑紧密耦合，</w:t>
            </w:r>
            <w:r w:rsidRPr="00694531">
              <w:rPr>
                <w:rFonts w:ascii="宋体" w:eastAsia="宋体" w:hAnsi="宋体" w:hint="eastAsia"/>
                <w:b/>
                <w:bCs/>
                <w:sz w:val="20"/>
                <w:szCs w:val="20"/>
              </w:rPr>
              <w:t>缺乏独立、统一的任务调度层</w:t>
            </w:r>
            <w:r>
              <w:rPr>
                <w:rFonts w:ascii="宋体" w:eastAsia="宋体" w:hAnsi="宋体"/>
                <w:b/>
                <w:bCs/>
                <w:sz w:val="20"/>
                <w:szCs w:val="20"/>
              </w:rPr>
              <w:t>。这导致数据流动任务的状态机管理复杂，容易因网络超时或服务中断而导致任务状态（如初始化、运行、暂停、终止）流转不一致或丢失，可靠性与可维护性差。</w:t>
            </w:r>
          </w:p>
          <w:p w14:paraId="51B6F687" w14:textId="77777777" w:rsidR="005971C5" w:rsidRDefault="00000000">
            <w:pPr>
              <w:numPr>
                <w:ilvl w:val="0"/>
                <w:numId w:val="3"/>
              </w:numPr>
              <w:snapToGrid w:val="0"/>
              <w:spacing w:line="276" w:lineRule="auto"/>
              <w:rPr>
                <w:rFonts w:ascii="宋体" w:eastAsia="宋体" w:hAnsi="宋体" w:cs="宋体" w:hint="eastAsia"/>
                <w:b/>
                <w:bCs/>
                <w:sz w:val="20"/>
                <w:szCs w:val="20"/>
              </w:rPr>
            </w:pPr>
            <w:r w:rsidRPr="00694531">
              <w:rPr>
                <w:rFonts w:ascii="宋体" w:eastAsia="宋体" w:hAnsi="宋体" w:hint="eastAsia"/>
                <w:b/>
                <w:bCs/>
                <w:sz w:val="20"/>
                <w:szCs w:val="20"/>
              </w:rPr>
              <w:t>进度跟踪不透明且效率低下</w:t>
            </w:r>
            <w:r>
              <w:rPr>
                <w:rFonts w:ascii="宋体" w:eastAsia="宋体" w:hAnsi="宋体"/>
                <w:b/>
                <w:bCs/>
                <w:sz w:val="20"/>
                <w:szCs w:val="20"/>
              </w:rPr>
              <w:t>：传统方案依赖于控制台或执行器定期轮询数据库来更新任务进度，无法实现近实时反馈。在</w:t>
            </w:r>
            <w:r w:rsidRPr="00694531">
              <w:rPr>
                <w:rFonts w:ascii="宋体" w:eastAsia="宋体" w:hAnsi="宋体" w:hint="eastAsia"/>
                <w:b/>
                <w:bCs/>
                <w:sz w:val="20"/>
                <w:szCs w:val="20"/>
              </w:rPr>
              <w:t>跨地域分布式环境下，进度信息的汇总更加困难</w:t>
            </w:r>
            <w:r>
              <w:rPr>
                <w:rFonts w:ascii="宋体" w:eastAsia="宋体" w:hAnsi="宋体"/>
                <w:b/>
                <w:bCs/>
                <w:sz w:val="20"/>
                <w:szCs w:val="20"/>
              </w:rPr>
              <w:t>，导致用户无法准确感知数据传输的实时状态，同时也为全局调度决策带来了盲区。</w:t>
            </w:r>
          </w:p>
          <w:p w14:paraId="731C8889" w14:textId="40DFDAC4" w:rsidR="005971C5" w:rsidRDefault="00000000">
            <w:pPr>
              <w:numPr>
                <w:ilvl w:val="0"/>
                <w:numId w:val="3"/>
              </w:numPr>
              <w:snapToGrid w:val="0"/>
              <w:spacing w:line="276" w:lineRule="auto"/>
              <w:rPr>
                <w:rFonts w:ascii="宋体" w:eastAsia="宋体" w:hAnsi="宋体" w:cs="宋体" w:hint="eastAsia"/>
                <w:b/>
                <w:bCs/>
                <w:sz w:val="20"/>
                <w:szCs w:val="20"/>
              </w:rPr>
            </w:pPr>
            <w:r w:rsidRPr="00694531">
              <w:rPr>
                <w:rFonts w:ascii="宋体" w:eastAsia="宋体" w:hAnsi="宋体" w:hint="eastAsia"/>
                <w:b/>
                <w:bCs/>
                <w:sz w:val="20"/>
                <w:szCs w:val="20"/>
              </w:rPr>
              <w:t>缺乏全局资源控制与流量治理能力</w:t>
            </w:r>
            <w:r>
              <w:rPr>
                <w:rFonts w:ascii="宋体" w:eastAsia="宋体" w:hAnsi="宋体"/>
                <w:b/>
                <w:bCs/>
                <w:sz w:val="20"/>
                <w:szCs w:val="20"/>
              </w:rPr>
              <w:t>：传统方案</w:t>
            </w:r>
            <w:r w:rsidRPr="00694531">
              <w:rPr>
                <w:rFonts w:ascii="宋体" w:eastAsia="宋体" w:hAnsi="宋体" w:hint="eastAsia"/>
                <w:b/>
                <w:bCs/>
                <w:sz w:val="20"/>
                <w:szCs w:val="20"/>
              </w:rPr>
              <w:t>难以对系统内并发执行的数据流动任务数量进行全局限制，也无法有效管理单个任务对底层资源（如网络带宽、</w:t>
            </w:r>
            <w:bookmarkStart w:id="26" w:name="OLE_LINK7"/>
            <w:r w:rsidRPr="00694531">
              <w:rPr>
                <w:rFonts w:ascii="宋体" w:eastAsia="宋体" w:hAnsi="宋体" w:hint="eastAsia"/>
                <w:b/>
                <w:bCs/>
                <w:sz w:val="20"/>
                <w:szCs w:val="20"/>
              </w:rPr>
              <w:t>IOPS</w:t>
            </w:r>
            <w:bookmarkEnd w:id="26"/>
            <w:r w:rsidRPr="00C91DED">
              <w:rPr>
                <w:rFonts w:ascii="宋体" w:eastAsia="宋体" w:hAnsi="宋体" w:hint="eastAsia"/>
                <w:b/>
                <w:bCs/>
                <w:sz w:val="20"/>
                <w:szCs w:val="20"/>
              </w:rPr>
              <w:t>）的占用</w:t>
            </w:r>
            <w:r>
              <w:rPr>
                <w:rFonts w:ascii="宋体" w:eastAsia="宋体" w:hAnsi="宋体"/>
                <w:b/>
                <w:bCs/>
                <w:sz w:val="20"/>
                <w:szCs w:val="20"/>
              </w:rPr>
              <w:t>。这容易导致多个任务同时运行时</w:t>
            </w:r>
            <w:r w:rsidRPr="00694531">
              <w:rPr>
                <w:rFonts w:ascii="宋体" w:eastAsia="宋体" w:hAnsi="宋体" w:hint="eastAsia"/>
                <w:b/>
                <w:bCs/>
                <w:sz w:val="20"/>
                <w:szCs w:val="20"/>
              </w:rPr>
              <w:t>资源争用</w:t>
            </w:r>
            <w:r>
              <w:rPr>
                <w:rFonts w:ascii="宋体" w:eastAsia="宋体" w:hAnsi="宋体"/>
                <w:b/>
                <w:bCs/>
                <w:sz w:val="20"/>
                <w:szCs w:val="20"/>
              </w:rPr>
              <w:t>，引发系统性能瓶颈，甚至影响线上业务稳定性。</w:t>
            </w:r>
          </w:p>
          <w:bookmarkEnd w:id="25"/>
          <w:p w14:paraId="28AED466" w14:textId="77777777" w:rsidR="005971C5" w:rsidRDefault="00000000">
            <w:pPr>
              <w:snapToGrid w:val="0"/>
              <w:spacing w:line="276" w:lineRule="auto"/>
              <w:rPr>
                <w:rFonts w:ascii="宋体" w:eastAsia="宋体" w:hAnsi="宋体" w:hint="eastAsia"/>
                <w:b/>
                <w:bCs/>
                <w:sz w:val="20"/>
                <w:szCs w:val="20"/>
              </w:rPr>
            </w:pPr>
            <w:r>
              <w:rPr>
                <w:rFonts w:ascii="宋体" w:eastAsia="宋体" w:hAnsi="宋体" w:hint="eastAsia"/>
                <w:b/>
                <w:bCs/>
                <w:sz w:val="20"/>
                <w:szCs w:val="20"/>
              </w:rPr>
              <w:t>本发明的目的就是解决以上问题：</w:t>
            </w:r>
          </w:p>
          <w:p w14:paraId="561724CB" w14:textId="1DF9A34F" w:rsidR="005971C5" w:rsidRDefault="00000000">
            <w:pPr>
              <w:numPr>
                <w:ilvl w:val="0"/>
                <w:numId w:val="4"/>
              </w:numPr>
              <w:snapToGrid w:val="0"/>
              <w:spacing w:line="276" w:lineRule="auto"/>
              <w:rPr>
                <w:rFonts w:ascii="宋体" w:eastAsia="宋体" w:hAnsi="宋体" w:hint="eastAsia"/>
                <w:b/>
                <w:bCs/>
                <w:sz w:val="20"/>
                <w:szCs w:val="20"/>
              </w:rPr>
            </w:pPr>
            <w:r>
              <w:rPr>
                <w:rFonts w:ascii="宋体" w:eastAsia="宋体" w:hAnsi="宋体"/>
                <w:b/>
                <w:bCs/>
                <w:sz w:val="20"/>
                <w:szCs w:val="20"/>
              </w:rPr>
              <w:t>构建统一、可靠的任务调度与状态管理框架：通过引入独立的</w:t>
            </w:r>
            <w:bookmarkStart w:id="27" w:name="OLE_LINK25"/>
            <w:r w:rsidRPr="00C91DED">
              <w:rPr>
                <w:rFonts w:ascii="宋体" w:eastAsia="宋体" w:hAnsi="宋体" w:hint="eastAsia"/>
                <w:b/>
                <w:bCs/>
                <w:sz w:val="20"/>
                <w:szCs w:val="20"/>
              </w:rPr>
              <w:t>中心化</w:t>
            </w:r>
            <w:bookmarkStart w:id="28" w:name="OLE_LINK8"/>
            <w:bookmarkEnd w:id="27"/>
            <w:r>
              <w:rPr>
                <w:rFonts w:ascii="宋体" w:eastAsia="宋体" w:hAnsi="宋体"/>
                <w:b/>
                <w:bCs/>
                <w:sz w:val="20"/>
                <w:szCs w:val="20"/>
              </w:rPr>
              <w:t>transfer-schedule调度模块</w:t>
            </w:r>
            <w:bookmarkEnd w:id="28"/>
            <w:r>
              <w:rPr>
                <w:rFonts w:ascii="宋体" w:eastAsia="宋体" w:hAnsi="宋体"/>
                <w:b/>
                <w:bCs/>
                <w:sz w:val="20"/>
                <w:szCs w:val="20"/>
              </w:rPr>
              <w:t>，本发明设计了一套清晰的</w:t>
            </w:r>
            <w:bookmarkStart w:id="29" w:name="OLE_LINK50"/>
            <w:r>
              <w:rPr>
                <w:rFonts w:ascii="宋体" w:eastAsia="宋体" w:hAnsi="宋体"/>
                <w:b/>
                <w:bCs/>
                <w:sz w:val="20"/>
                <w:szCs w:val="20"/>
              </w:rPr>
              <w:t>任务状态机</w:t>
            </w:r>
            <w:bookmarkEnd w:id="29"/>
            <w:r>
              <w:rPr>
                <w:rFonts w:ascii="宋体" w:eastAsia="宋体" w:hAnsi="宋体"/>
                <w:b/>
                <w:bCs/>
                <w:sz w:val="20"/>
                <w:szCs w:val="20"/>
              </w:rPr>
              <w:t>（如init -&gt; dispatch -&gt; run -&gt; stopping -&gt; stopped）。该</w:t>
            </w:r>
            <w:bookmarkStart w:id="30" w:name="OLE_LINK51"/>
            <w:r>
              <w:rPr>
                <w:rFonts w:ascii="宋体" w:eastAsia="宋体" w:hAnsi="宋体"/>
                <w:b/>
                <w:bCs/>
                <w:sz w:val="20"/>
                <w:szCs w:val="20"/>
              </w:rPr>
              <w:t>模块负责接收指令、协调任务生命周期，并通过</w:t>
            </w:r>
            <w:r w:rsidRPr="006B6DFC">
              <w:rPr>
                <w:rFonts w:ascii="宋体" w:eastAsia="宋体" w:hAnsi="宋体" w:hint="eastAsia"/>
                <w:b/>
                <w:bCs/>
                <w:sz w:val="20"/>
                <w:szCs w:val="20"/>
              </w:rPr>
              <w:t>中心节点与地域执行节点</w:t>
            </w:r>
            <w:r>
              <w:rPr>
                <w:rFonts w:ascii="宋体" w:eastAsia="宋体" w:hAnsi="宋体"/>
                <w:b/>
                <w:bCs/>
                <w:sz w:val="20"/>
                <w:szCs w:val="20"/>
              </w:rPr>
              <w:t>的协作，确保任务状态转换的准确性和可靠性，从而提升系统的可维护性和任务的最终一致性。</w:t>
            </w:r>
            <w:bookmarkEnd w:id="30"/>
          </w:p>
          <w:p w14:paraId="50EB747C" w14:textId="14EA5495" w:rsidR="005971C5" w:rsidRDefault="00000000">
            <w:pPr>
              <w:numPr>
                <w:ilvl w:val="0"/>
                <w:numId w:val="4"/>
              </w:numPr>
              <w:snapToGrid w:val="0"/>
              <w:spacing w:line="276" w:lineRule="auto"/>
              <w:rPr>
                <w:rFonts w:ascii="宋体" w:eastAsia="宋体" w:hAnsi="宋体" w:hint="eastAsia"/>
                <w:b/>
                <w:bCs/>
                <w:sz w:val="20"/>
                <w:szCs w:val="20"/>
              </w:rPr>
            </w:pPr>
            <w:r>
              <w:rPr>
                <w:rFonts w:ascii="宋体" w:eastAsia="宋体" w:hAnsi="宋体"/>
                <w:b/>
                <w:bCs/>
                <w:sz w:val="20"/>
                <w:szCs w:val="20"/>
              </w:rPr>
              <w:t>实现近实时的进度跟踪与透明的监控能力：本发明通过</w:t>
            </w:r>
            <w:r w:rsidRPr="00EB2F4E">
              <w:rPr>
                <w:rFonts w:ascii="宋体" w:eastAsia="宋体" w:hAnsi="宋体"/>
                <w:b/>
                <w:bCs/>
                <w:sz w:val="20"/>
                <w:szCs w:val="20"/>
              </w:rPr>
              <w:t>调度模块</w:t>
            </w:r>
            <w:r w:rsidRPr="00EB2F4E">
              <w:rPr>
                <w:rFonts w:ascii="宋体" w:eastAsia="宋体" w:hAnsi="宋体" w:hint="eastAsia"/>
                <w:b/>
                <w:bCs/>
                <w:sz w:val="20"/>
                <w:szCs w:val="20"/>
              </w:rPr>
              <w:t>主动、定期地向执行器查询任务进度，并统一上报至中心节点</w:t>
            </w:r>
            <w:r>
              <w:rPr>
                <w:rFonts w:ascii="宋体" w:eastAsia="宋体" w:hAnsi="宋体"/>
                <w:b/>
                <w:bCs/>
                <w:sz w:val="20"/>
                <w:szCs w:val="20"/>
              </w:rPr>
              <w:t>。这种机制打破了传统轮询的延迟瓶颈，能够提供更及时、准确的进度信息，为用户提供透明的</w:t>
            </w:r>
            <w:bookmarkStart w:id="31" w:name="OLE_LINK26"/>
            <w:r w:rsidRPr="00EB2F4E">
              <w:rPr>
                <w:rFonts w:ascii="宋体" w:eastAsia="宋体" w:hAnsi="宋体" w:hint="eastAsia"/>
                <w:b/>
                <w:bCs/>
                <w:sz w:val="20"/>
                <w:szCs w:val="20"/>
              </w:rPr>
              <w:t>任务执行视图</w:t>
            </w:r>
            <w:bookmarkEnd w:id="31"/>
            <w:r>
              <w:rPr>
                <w:rFonts w:ascii="宋体" w:eastAsia="宋体" w:hAnsi="宋体"/>
                <w:b/>
                <w:bCs/>
                <w:sz w:val="20"/>
                <w:szCs w:val="20"/>
              </w:rPr>
              <w:t>，并为基于</w:t>
            </w:r>
            <w:r w:rsidRPr="009A7037">
              <w:rPr>
                <w:rFonts w:ascii="宋体" w:eastAsia="宋体" w:hAnsi="宋体" w:hint="eastAsia"/>
                <w:b/>
                <w:bCs/>
                <w:sz w:val="20"/>
                <w:szCs w:val="20"/>
              </w:rPr>
              <w:t>进度</w:t>
            </w:r>
            <w:r>
              <w:rPr>
                <w:rFonts w:ascii="宋体" w:eastAsia="宋体" w:hAnsi="宋体"/>
                <w:b/>
                <w:bCs/>
                <w:sz w:val="20"/>
                <w:szCs w:val="20"/>
              </w:rPr>
              <w:t>的智能调度（</w:t>
            </w:r>
            <w:r w:rsidRPr="00EB2F4E">
              <w:rPr>
                <w:rFonts w:ascii="宋体" w:eastAsia="宋体" w:hAnsi="宋体" w:hint="eastAsia"/>
                <w:b/>
                <w:bCs/>
                <w:sz w:val="20"/>
                <w:szCs w:val="20"/>
              </w:rPr>
              <w:t>如根据传输量排序</w:t>
            </w:r>
            <w:r>
              <w:rPr>
                <w:rFonts w:ascii="宋体" w:eastAsia="宋体" w:hAnsi="宋体"/>
                <w:b/>
                <w:bCs/>
                <w:sz w:val="20"/>
                <w:szCs w:val="20"/>
              </w:rPr>
              <w:t>）奠定基础。</w:t>
            </w:r>
          </w:p>
          <w:p w14:paraId="73E092BC" w14:textId="77777777" w:rsidR="005971C5" w:rsidRDefault="00000000">
            <w:pPr>
              <w:numPr>
                <w:ilvl w:val="0"/>
                <w:numId w:val="4"/>
              </w:numPr>
              <w:snapToGrid w:val="0"/>
              <w:spacing w:line="276" w:lineRule="auto"/>
              <w:rPr>
                <w:rFonts w:ascii="宋体" w:eastAsia="宋体" w:hAnsi="宋体" w:hint="eastAsia"/>
                <w:b/>
                <w:bCs/>
                <w:sz w:val="20"/>
                <w:szCs w:val="20"/>
              </w:rPr>
            </w:pPr>
            <w:r>
              <w:rPr>
                <w:rFonts w:ascii="宋体" w:eastAsia="宋体" w:hAnsi="宋体"/>
                <w:b/>
                <w:bCs/>
                <w:sz w:val="20"/>
                <w:szCs w:val="20"/>
              </w:rPr>
              <w:t>提供全局并发控制与流量调度能力：本发明设计了，通过架构设计支持对单个任务的并发粒度进行配置，并结合流量统计功能，实现对数据传基于令牌桶等机制的全局并发控制器，能够限制同时运行的任务数量，避免系统过载。同时输过程的精细化管控与资源隔离，从而保障系统整体性能与稳定性。</w:t>
            </w:r>
          </w:p>
        </w:tc>
      </w:tr>
      <w:tr w:rsidR="005971C5" w14:paraId="458CA675" w14:textId="77777777">
        <w:trPr>
          <w:trHeight w:val="975"/>
        </w:trPr>
        <w:tc>
          <w:tcPr>
            <w:tcW w:w="8222" w:type="dxa"/>
            <w:gridSpan w:val="2"/>
            <w:tcBorders>
              <w:top w:val="single" w:sz="8" w:space="0" w:color="000000"/>
              <w:left w:val="single" w:sz="8" w:space="0" w:color="000000"/>
              <w:bottom w:val="single" w:sz="8" w:space="0" w:color="000000"/>
              <w:right w:val="single" w:sz="8" w:space="0" w:color="000000"/>
            </w:tcBorders>
          </w:tcPr>
          <w:p w14:paraId="4769A453"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t>本发明技术方案的详细阐述，应该给出实施例并结合附图进行说明。</w:t>
            </w:r>
          </w:p>
          <w:p w14:paraId="3AD1D1A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这一部分是核心部分，这部分的描述应使所属技术领域的技术人员能够理解，并能达到发明或实用新型的目的。如果是产品发明，应该表明产品的构成及各部分之间的关系，各部分都起什么作用；其中属于您发明的部分是什么；如果是方法发明，应该表明该方法由几个步骤构成，每个步骤要求什么条件，各步骤之间是什么关系，各起什么作用等。应达到使所属领域的技术人员不必花费创造性劳动就能够实施。</w:t>
            </w:r>
          </w:p>
          <w:p w14:paraId="1E63E049"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要求：</w:t>
            </w:r>
          </w:p>
          <w:p w14:paraId="78A01F57"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（1）必须提供至少一个完整的可以实现发明目的的技术方案，不能单纯提供实现原理或功能介绍；必要时可列举多个实施例。</w:t>
            </w:r>
          </w:p>
          <w:p w14:paraId="31DF501B"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（2）对于软件、业务模式和方法，应提供相关的流程图、系统结构图和相关的系统装置。</w:t>
            </w:r>
          </w:p>
          <w:p w14:paraId="5F10ED4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（3）附图以方框图、黑白方式提供，不必提供彩色图例。</w:t>
            </w:r>
          </w:p>
          <w:p w14:paraId="276AC176"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（4）提交的每个附图必须有对应的文字描述，文字描述应达到不看附图即可实现该技术方案的效果。</w:t>
            </w:r>
          </w:p>
        </w:tc>
      </w:tr>
      <w:tr w:rsidR="005971C5" w14:paraId="465CB428" w14:textId="77777777">
        <w:trPr>
          <w:trHeight w:val="4404"/>
        </w:trPr>
        <w:tc>
          <w:tcPr>
            <w:tcW w:w="8222" w:type="dxa"/>
            <w:gridSpan w:val="2"/>
            <w:tcBorders>
              <w:top w:val="single" w:sz="8" w:space="0" w:color="000000"/>
              <w:left w:val="single" w:sz="8" w:space="0" w:color="000000"/>
              <w:bottom w:val="single" w:sz="8" w:space="0" w:color="000000"/>
              <w:right w:val="single" w:sz="8" w:space="0" w:color="000000"/>
            </w:tcBorders>
          </w:tcPr>
          <w:p w14:paraId="3FDAA122" w14:textId="24708570" w:rsidR="005971C5" w:rsidRDefault="00000000">
            <w:r>
              <w:lastRenderedPageBreak/>
              <w:t>本发明提出了一种面向多地域、</w:t>
            </w:r>
            <w:r w:rsidRPr="00AD18CA">
              <w:rPr>
                <w:rFonts w:hint="eastAsia"/>
              </w:rPr>
              <w:t>多存储类型</w:t>
            </w:r>
            <w:r>
              <w:t>的数据流动调度方法，在数据流动过程中，会对所有处于初始化状态的任务进行统一调度，将任务分发到对应的地域执行器执行，并定期更新任务进度。同时，支持对任务的全生命周期管理（暂停、恢复、删除</w:t>
            </w:r>
            <w:r>
              <w:rPr>
                <w:rFonts w:hint="eastAsia"/>
              </w:rPr>
              <w:t>、终止、开始、任务下发</w:t>
            </w:r>
            <w:r>
              <w:t>）以及流量统计和并发控制。方案如下：本方案中，调度架构分为</w:t>
            </w:r>
            <w:r>
              <w:t>2</w:t>
            </w:r>
            <w:r>
              <w:t>个模块，</w:t>
            </w:r>
            <w:bookmarkStart w:id="32" w:name="OLE_LINK9"/>
            <w:r>
              <w:t>中心调度节点和地域调度节点</w:t>
            </w:r>
            <w:bookmarkEnd w:id="32"/>
            <w:r>
              <w:t>。中心调度节点</w:t>
            </w:r>
            <w:bookmarkStart w:id="33" w:name="OLE_LINK57"/>
            <w:r w:rsidRPr="00AD18CA">
              <w:rPr>
                <w:rFonts w:hint="eastAsia"/>
              </w:rPr>
              <w:t>负责全局任务的调度决策、状态管理和进度聚合</w:t>
            </w:r>
            <w:bookmarkEnd w:id="33"/>
            <w:r w:rsidRPr="00AD18CA">
              <w:rPr>
                <w:rFonts w:hint="eastAsia"/>
              </w:rPr>
              <w:t>，而地域调度节点负责在本地调用执行器执行任务并上报进度。</w:t>
            </w:r>
            <w:r>
              <w:t>由于数据流动任务可能涉及多个地域，因此中心调度节点需要将任务下发到对应的地域调度节点。具体调度流程如下。中心调度节点和地域调度节点协同工作，中心调度节点通过消息队列（如</w:t>
            </w:r>
            <w:bookmarkStart w:id="34" w:name="OLE_LINK10"/>
            <w:r>
              <w:t>Kafka</w:t>
            </w:r>
            <w:bookmarkEnd w:id="34"/>
            <w:r>
              <w:t>）与地域调度节点通信，</w:t>
            </w:r>
            <w:bookmarkStart w:id="35" w:name="OLE_LINK58"/>
            <w:r w:rsidRPr="00852323">
              <w:rPr>
                <w:rFonts w:hint="eastAsia"/>
              </w:rPr>
              <w:t>地域调度</w:t>
            </w:r>
            <w:bookmarkStart w:id="36" w:name="OLE_LINK91"/>
            <w:r w:rsidRPr="00852323">
              <w:rPr>
                <w:rFonts w:hint="eastAsia"/>
              </w:rPr>
              <w:t>节点通过</w:t>
            </w:r>
            <w:bookmarkStart w:id="37" w:name="OLE_LINK47"/>
            <w:r w:rsidRPr="00852323">
              <w:t>HTTP API</w:t>
            </w:r>
            <w:bookmarkEnd w:id="37"/>
            <w:r w:rsidRPr="00852323">
              <w:rPr>
                <w:rFonts w:hint="eastAsia"/>
              </w:rPr>
              <w:t>调用本地执行器</w:t>
            </w:r>
            <w:bookmarkEnd w:id="36"/>
            <w:r>
              <w:t>。</w:t>
            </w:r>
            <w:bookmarkEnd w:id="35"/>
            <w:r>
              <w:t>数据流动任务的调度是持续进行的，一旦有</w:t>
            </w:r>
            <w:r w:rsidRPr="00852323">
              <w:rPr>
                <w:rFonts w:hint="eastAsia"/>
              </w:rPr>
              <w:t>新的任务创建</w:t>
            </w:r>
            <w:r>
              <w:t>，中心调度节点会立即发现并调度，而</w:t>
            </w:r>
            <w:bookmarkStart w:id="38" w:name="OLE_LINK36"/>
            <w:r>
              <w:t>进度更新则是定期执行</w:t>
            </w:r>
            <w:bookmarkEnd w:id="38"/>
            <w:r>
              <w:t>（如每</w:t>
            </w:r>
            <w:r>
              <w:t>60</w:t>
            </w:r>
            <w:r>
              <w:t>秒</w:t>
            </w:r>
            <w:r>
              <w:rPr>
                <w:rFonts w:hint="eastAsia"/>
              </w:rPr>
              <w:t>为一个周期</w:t>
            </w:r>
            <w:r>
              <w:t>）。具体</w:t>
            </w:r>
            <w:r>
              <w:rPr>
                <w:rFonts w:hint="eastAsia"/>
              </w:rPr>
              <w:t>系统</w:t>
            </w:r>
            <w:r>
              <w:t>执行流程</w:t>
            </w:r>
            <w:r>
              <w:rPr>
                <w:rFonts w:hint="eastAsia"/>
              </w:rPr>
              <w:t>图</w:t>
            </w:r>
            <w:r>
              <w:t>如下：</w:t>
            </w:r>
          </w:p>
          <w:p w14:paraId="41646BE5" w14:textId="77777777" w:rsidR="005971C5" w:rsidRDefault="00000000">
            <w:pPr>
              <w:jc w:val="center"/>
            </w:pPr>
            <w:r>
              <w:rPr>
                <w:rFonts w:hint="eastAsia"/>
                <w:noProof/>
              </w:rPr>
              <w:drawing>
                <wp:inline distT="0" distB="0" distL="114300" distR="114300" wp14:anchorId="6C7117B7" wp14:editId="49A7A7B0">
                  <wp:extent cx="1812925" cy="6229985"/>
                  <wp:effectExtent l="0" t="0" r="15875" b="18415"/>
                  <wp:docPr id="4" name="图片 4" descr="ba46c7e42c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a46c7e42cb2a"/>
                          <pic:cNvPicPr>
                            <a:picLocks noChangeAspect="1"/>
                          </pic:cNvPicPr>
                        </pic:nvPicPr>
                        <pic:blipFill>
                          <a:blip r:embed="rId8"/>
                          <a:stretch>
                            <a:fillRect/>
                          </a:stretch>
                        </pic:blipFill>
                        <pic:spPr>
                          <a:xfrm>
                            <a:off x="0" y="0"/>
                            <a:ext cx="1812925" cy="6229985"/>
                          </a:xfrm>
                          <a:prstGeom prst="rect">
                            <a:avLst/>
                          </a:prstGeom>
                        </pic:spPr>
                      </pic:pic>
                    </a:graphicData>
                  </a:graphic>
                </wp:inline>
              </w:drawing>
            </w:r>
          </w:p>
          <w:p w14:paraId="448C022A" w14:textId="77777777" w:rsidR="005971C5" w:rsidRDefault="00000000">
            <w:r>
              <w:rPr>
                <w:rFonts w:hint="eastAsia"/>
              </w:rPr>
              <w:lastRenderedPageBreak/>
              <w:t>其中核心的流程包含</w:t>
            </w:r>
            <w:bookmarkStart w:id="39" w:name="OLE_LINK59"/>
            <w:r>
              <w:rPr>
                <w:rFonts w:hint="eastAsia"/>
              </w:rPr>
              <w:t>任务创建与调度流程、进度监控与任务控制</w:t>
            </w:r>
            <w:bookmarkEnd w:id="39"/>
            <w:r>
              <w:rPr>
                <w:rFonts w:hint="eastAsia"/>
              </w:rPr>
              <w:t>流程如下图，</w:t>
            </w:r>
          </w:p>
          <w:p w14:paraId="4A3BD428" w14:textId="77777777" w:rsidR="005971C5" w:rsidRDefault="00000000">
            <w:pPr>
              <w:jc w:val="left"/>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3FD8ED78" wp14:editId="001AE8F8">
                  <wp:extent cx="5128260" cy="5207635"/>
                  <wp:effectExtent l="0" t="0" r="15240" b="12065"/>
                  <wp:docPr id="6" name="图片 6"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下载 (1)"/>
                          <pic:cNvPicPr>
                            <a:picLocks noChangeAspect="1"/>
                          </pic:cNvPicPr>
                        </pic:nvPicPr>
                        <pic:blipFill>
                          <a:blip r:embed="rId9"/>
                          <a:stretch>
                            <a:fillRect/>
                          </a:stretch>
                        </pic:blipFill>
                        <pic:spPr>
                          <a:xfrm>
                            <a:off x="0" y="0"/>
                            <a:ext cx="5128260" cy="5207635"/>
                          </a:xfrm>
                          <a:prstGeom prst="rect">
                            <a:avLst/>
                          </a:prstGeom>
                        </pic:spPr>
                      </pic:pic>
                    </a:graphicData>
                  </a:graphic>
                </wp:inline>
              </w:drawing>
            </w:r>
          </w:p>
          <w:p w14:paraId="7446E6A2" w14:textId="77777777" w:rsidR="005971C5" w:rsidRDefault="00000000">
            <w:pPr>
              <w:pStyle w:val="a3"/>
              <w:jc w:val="center"/>
            </w:pPr>
            <w:r>
              <w:t>任务创建与调度流程</w:t>
            </w:r>
          </w:p>
          <w:p w14:paraId="5F0AC877" w14:textId="77777777" w:rsidR="005971C5" w:rsidRDefault="00000000">
            <w:r>
              <w:rPr>
                <w:rFonts w:hint="eastAsia"/>
                <w:noProof/>
              </w:rPr>
              <w:drawing>
                <wp:inline distT="0" distB="0" distL="114300" distR="114300" wp14:anchorId="23681370" wp14:editId="6ABE8302">
                  <wp:extent cx="5045710" cy="831850"/>
                  <wp:effectExtent l="0" t="0" r="2540" b="6350"/>
                  <wp:docPr id="8" name="图片 8" descr="deepseek_mermaid_20251202_71a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eepseek_mermaid_20251202_71a3d3"/>
                          <pic:cNvPicPr>
                            <a:picLocks noChangeAspect="1"/>
                          </pic:cNvPicPr>
                        </pic:nvPicPr>
                        <pic:blipFill>
                          <a:blip r:embed="rId10"/>
                          <a:stretch>
                            <a:fillRect/>
                          </a:stretch>
                        </pic:blipFill>
                        <pic:spPr>
                          <a:xfrm>
                            <a:off x="0" y="0"/>
                            <a:ext cx="5045710" cy="831850"/>
                          </a:xfrm>
                          <a:prstGeom prst="rect">
                            <a:avLst/>
                          </a:prstGeom>
                        </pic:spPr>
                      </pic:pic>
                    </a:graphicData>
                  </a:graphic>
                </wp:inline>
              </w:drawing>
            </w:r>
          </w:p>
          <w:p w14:paraId="3BB9618F" w14:textId="77777777" w:rsidR="005971C5" w:rsidRDefault="00000000">
            <w:pPr>
              <w:pStyle w:val="a3"/>
              <w:jc w:val="center"/>
              <w:rPr>
                <w:rFonts w:eastAsiaTheme="minorEastAsia"/>
              </w:rPr>
            </w:pPr>
            <w:r>
              <w:t>进度监控与任务控制流程</w:t>
            </w:r>
          </w:p>
          <w:p w14:paraId="51E08D1B" w14:textId="77777777" w:rsidR="005971C5" w:rsidRDefault="005971C5"/>
          <w:p w14:paraId="2E921CB3" w14:textId="7010EC1A" w:rsidR="005971C5" w:rsidRDefault="00000000">
            <w:r>
              <w:rPr>
                <w:rFonts w:hint="eastAsia"/>
              </w:rPr>
              <w:t>详细步骤如下：</w:t>
            </w:r>
          </w:p>
          <w:p w14:paraId="3663DB57" w14:textId="1D1EACF1" w:rsidR="005971C5" w:rsidRDefault="00000000">
            <w:r>
              <w:t>第一阶段：</w:t>
            </w:r>
            <w:bookmarkStart w:id="40" w:name="OLE_LINK53"/>
            <w:r>
              <w:t>中心调度节点</w:t>
            </w:r>
            <w:bookmarkEnd w:id="40"/>
            <w:r>
              <w:t>任务发现与下发流程</w:t>
            </w:r>
          </w:p>
          <w:p w14:paraId="2FE26A0E" w14:textId="77777777" w:rsidR="005971C5" w:rsidRDefault="00000000">
            <w:bookmarkStart w:id="41" w:name="OLE_LINK37"/>
            <w:r>
              <w:t>步骤</w:t>
            </w:r>
            <w:r>
              <w:t>1</w:t>
            </w:r>
            <w:r>
              <w:t>：中心调度节点初始化与待调度任务发现</w:t>
            </w:r>
          </w:p>
          <w:p w14:paraId="1C0B5F93" w14:textId="1C92CC6E" w:rsidR="005971C5" w:rsidRDefault="00000000">
            <w:r>
              <w:t>1</w:t>
            </w:r>
            <w:r>
              <w:t>、中心调度节点启动时，初始化</w:t>
            </w:r>
            <w:bookmarkStart w:id="42" w:name="OLE_LINK11"/>
            <w:r>
              <w:t>任务状态机处理器</w:t>
            </w:r>
            <w:bookmarkEnd w:id="42"/>
            <w:r>
              <w:t>（包含</w:t>
            </w:r>
            <w:r>
              <w:t>init</w:t>
            </w:r>
            <w:r>
              <w:t>、</w:t>
            </w:r>
            <w:r>
              <w:t>dispatching</w:t>
            </w:r>
            <w:r>
              <w:t>、</w:t>
            </w:r>
            <w:r>
              <w:t>running</w:t>
            </w:r>
            <w:r>
              <w:t>、</w:t>
            </w:r>
            <w:r>
              <w:t>stopping</w:t>
            </w:r>
            <w:r>
              <w:t>、</w:t>
            </w:r>
            <w:r>
              <w:t>stopped</w:t>
            </w:r>
            <w:r>
              <w:t>等状态转换逻辑）和全局并发控制器（基于</w:t>
            </w:r>
            <w:bookmarkStart w:id="43" w:name="OLE_LINK12"/>
            <w:r>
              <w:t>Redis</w:t>
            </w:r>
            <w:r>
              <w:t>令牌桶</w:t>
            </w:r>
            <w:bookmarkEnd w:id="43"/>
            <w:r>
              <w:t>实现）；</w:t>
            </w:r>
          </w:p>
          <w:p w14:paraId="7B5E3EA0" w14:textId="06C18C8E" w:rsidR="005971C5" w:rsidRDefault="00000000">
            <w:r>
              <w:t>2</w:t>
            </w:r>
            <w:r>
              <w:t>、中心调度节点通过定时器（默认</w:t>
            </w:r>
            <w:r>
              <w:t>30</w:t>
            </w:r>
            <w:r>
              <w:t>秒间隔）扫描</w:t>
            </w:r>
            <w:bookmarkStart w:id="44" w:name="OLE_LINK60"/>
            <w:bookmarkStart w:id="45" w:name="OLE_LINK92"/>
            <w:r w:rsidRPr="009450E1">
              <w:rPr>
                <w:rFonts w:hint="eastAsia"/>
              </w:rPr>
              <w:t>中心数据库</w:t>
            </w:r>
            <w:bookmarkEnd w:id="44"/>
            <w:r>
              <w:t>的任务表</w:t>
            </w:r>
            <w:bookmarkEnd w:id="45"/>
            <w:r>
              <w:t>，</w:t>
            </w:r>
            <w:r w:rsidRPr="009450E1">
              <w:t>查询状态为</w:t>
            </w:r>
            <w:bookmarkStart w:id="46" w:name="OLE_LINK13"/>
            <w:bookmarkStart w:id="47" w:name="OLE_LINK82"/>
            <w:r w:rsidRPr="009450E1">
              <w:t>"init</w:t>
            </w:r>
            <w:bookmarkEnd w:id="46"/>
            <w:r w:rsidRPr="009450E1">
              <w:t>"</w:t>
            </w:r>
            <w:bookmarkEnd w:id="47"/>
            <w:r w:rsidRPr="009450E1">
              <w:t>的待调度任务</w:t>
            </w:r>
            <w:r>
              <w:t>，默认按照</w:t>
            </w:r>
            <w:r w:rsidRPr="00BB3028">
              <w:rPr>
                <w:rFonts w:hint="eastAsia"/>
              </w:rPr>
              <w:t>更新时间（</w:t>
            </w:r>
            <w:r w:rsidRPr="00BB3028">
              <w:t>update_time</w:t>
            </w:r>
            <w:r w:rsidRPr="00BB3028">
              <w:rPr>
                <w:rFonts w:hint="eastAsia"/>
              </w:rPr>
              <w:t>）</w:t>
            </w:r>
            <w:r>
              <w:t>先后顺序排序（支持扩展为按</w:t>
            </w:r>
            <w:r w:rsidRPr="009450E1">
              <w:t>文件</w:t>
            </w:r>
            <w:r w:rsidRPr="009450E1">
              <w:lastRenderedPageBreak/>
              <w:t>数量、</w:t>
            </w:r>
            <w:bookmarkStart w:id="48" w:name="OLE_LINK93"/>
            <w:r w:rsidRPr="009450E1">
              <w:t>容量</w:t>
            </w:r>
            <w:bookmarkEnd w:id="48"/>
            <w:r w:rsidRPr="009450E1">
              <w:t>大小</w:t>
            </w:r>
            <w:r>
              <w:t>等优先级策略）；</w:t>
            </w:r>
          </w:p>
          <w:p w14:paraId="6995711D" w14:textId="4FE56029" w:rsidR="005971C5" w:rsidRDefault="00000000">
            <w:r>
              <w:t>3</w:t>
            </w:r>
            <w:r>
              <w:t>、对于扫描到的每个待调度任务，中心调度节点首先尝试从</w:t>
            </w:r>
            <w:r w:rsidRPr="00352681">
              <w:t>全局</w:t>
            </w:r>
            <w:bookmarkStart w:id="49" w:name="OLE_LINK14"/>
            <w:r w:rsidRPr="00352681">
              <w:t>令牌桶</w:t>
            </w:r>
            <w:bookmarkEnd w:id="49"/>
            <w:r w:rsidRPr="00352681">
              <w:t>中获取执行权限</w:t>
            </w:r>
            <w:r>
              <w:t>：</w:t>
            </w:r>
            <w:bookmarkStart w:id="50" w:name="OLE_LINK54"/>
            <w:r>
              <w:t>通过</w:t>
            </w:r>
            <w:r>
              <w:t>Redis</w:t>
            </w:r>
            <w:r>
              <w:t>原子操作</w:t>
            </w:r>
            <w:bookmarkStart w:id="51" w:name="OLE_LINK15"/>
            <w:r>
              <w:t>DECR</w:t>
            </w:r>
            <w:r>
              <w:t>全局并发计数</w:t>
            </w:r>
            <w:bookmarkEnd w:id="50"/>
            <w:bookmarkEnd w:id="51"/>
            <w:r>
              <w:t>，若计数</w:t>
            </w:r>
            <w:r>
              <w:t>≥0</w:t>
            </w:r>
            <w:r>
              <w:t>则获取成功，否则立即</w:t>
            </w:r>
            <w:bookmarkStart w:id="52" w:name="OLE_LINK89"/>
            <w:r w:rsidRPr="00352681">
              <w:t>INCR</w:t>
            </w:r>
            <w:r w:rsidRPr="00352681">
              <w:rPr>
                <w:rFonts w:hint="eastAsia"/>
              </w:rPr>
              <w:t>回滚</w:t>
            </w:r>
            <w:bookmarkEnd w:id="52"/>
            <w:r>
              <w:t>并跳过该任务；</w:t>
            </w:r>
          </w:p>
          <w:p w14:paraId="25216271" w14:textId="77777777" w:rsidR="005971C5" w:rsidRDefault="00000000">
            <w:r>
              <w:t>4</w:t>
            </w:r>
            <w:r>
              <w:t>、对于获取到令牌的任务，中心调度节点通过</w:t>
            </w:r>
            <w:r>
              <w:t>CAS</w:t>
            </w:r>
            <w:r>
              <w:t>（</w:t>
            </w:r>
            <w:r>
              <w:t>Compare-And-Set</w:t>
            </w:r>
            <w:r>
              <w:t>）操作更新任务状态为</w:t>
            </w:r>
            <w:r>
              <w:t>"dispatching"</w:t>
            </w:r>
            <w:r>
              <w:t>（</w:t>
            </w:r>
            <w:r>
              <w:t>UPDATE tasks SET status='dispatching' WHERE id=? AND status='init'</w:t>
            </w:r>
            <w:r>
              <w:t>），确保同一任务不会被多个</w:t>
            </w:r>
            <w:bookmarkStart w:id="53" w:name="OLE_LINK16"/>
            <w:r>
              <w:t>调度器实例</w:t>
            </w:r>
            <w:bookmarkEnd w:id="53"/>
            <w:r>
              <w:t>重复下发。</w:t>
            </w:r>
          </w:p>
          <w:p w14:paraId="0CCA5B07" w14:textId="3443E81A" w:rsidR="005971C5" w:rsidRDefault="00000000">
            <w:r>
              <w:t>步骤</w:t>
            </w:r>
            <w:r>
              <w:t>2</w:t>
            </w:r>
            <w:r>
              <w:t>：</w:t>
            </w:r>
            <w:bookmarkStart w:id="54" w:name="OLE_LINK94"/>
            <w:r w:rsidRPr="00B97397">
              <w:t>跨地域</w:t>
            </w:r>
            <w:r>
              <w:t>任务</w:t>
            </w:r>
            <w:bookmarkEnd w:id="54"/>
            <w:r>
              <w:t>下发与状态同步</w:t>
            </w:r>
          </w:p>
          <w:p w14:paraId="4A12C414" w14:textId="77777777" w:rsidR="005971C5" w:rsidRDefault="00000000">
            <w:bookmarkStart w:id="55" w:name="OLE_LINK55"/>
            <w:r>
              <w:t>1</w:t>
            </w:r>
            <w:r>
              <w:t>、地域路由决策：中心调度节点解析任务配置中的源端存储信息，确定任务需要下发的目标地域（如源端为</w:t>
            </w:r>
            <w:r>
              <w:t>"hcufs01"</w:t>
            </w:r>
            <w:r>
              <w:t>存储在廊坊地域，则任务下发到廊坊地域节点）；</w:t>
            </w:r>
          </w:p>
          <w:p w14:paraId="4CF9175F" w14:textId="6DF05ED8" w:rsidR="005971C5" w:rsidRDefault="00000000">
            <w:r>
              <w:t>2</w:t>
            </w:r>
            <w:r>
              <w:t>、消息封装与发送：中心调度节点将任务元数据（任务</w:t>
            </w:r>
            <w:r>
              <w:t>ID</w:t>
            </w:r>
            <w:r>
              <w:t>、用户信息、源端</w:t>
            </w:r>
            <w:r>
              <w:t>/</w:t>
            </w:r>
            <w:r>
              <w:t>目标端配置、并发参数等）封装为消息，发送到对应地域的</w:t>
            </w:r>
            <w:bookmarkStart w:id="56" w:name="OLE_LINK56"/>
            <w:bookmarkStart w:id="57" w:name="OLE_LINK95"/>
            <w:r>
              <w:t>Kafka</w:t>
            </w:r>
            <w:bookmarkEnd w:id="56"/>
            <w:r>
              <w:t xml:space="preserve"> Topic</w:t>
            </w:r>
            <w:bookmarkEnd w:id="57"/>
            <w:r>
              <w:t>中；</w:t>
            </w:r>
          </w:p>
          <w:p w14:paraId="0B0264C4" w14:textId="782CDF9F" w:rsidR="005971C5" w:rsidRDefault="00000000">
            <w:r>
              <w:t>3</w:t>
            </w:r>
            <w:r>
              <w:t>、消息可靠性保障：启用</w:t>
            </w:r>
            <w:r>
              <w:t>Kafka</w:t>
            </w:r>
            <w:r>
              <w:t>消息确认机制（</w:t>
            </w:r>
            <w:r>
              <w:t>acks=all</w:t>
            </w:r>
            <w:r>
              <w:t>），确保消息至少被一个地域节点消费；同时设置消息重试策略（如最大重试</w:t>
            </w:r>
            <w:r>
              <w:t>3</w:t>
            </w:r>
            <w:r>
              <w:t>次，间隔</w:t>
            </w:r>
            <w:r>
              <w:t>5</w:t>
            </w:r>
            <w:r>
              <w:t>秒）</w:t>
            </w:r>
            <w:r w:rsidRPr="003E06E5">
              <w:rPr>
                <w:rFonts w:hint="eastAsia"/>
              </w:rPr>
              <w:t>；</w:t>
            </w:r>
          </w:p>
          <w:p w14:paraId="75E07117" w14:textId="33CF3B76" w:rsidR="005971C5" w:rsidRDefault="00000000">
            <w:pPr>
              <w:rPr>
                <w:ins w:id="58" w:author="者 工作" w:date="2026-02-20T23:12:00Z" w16du:dateUtc="2026-02-20T15:12:00Z"/>
              </w:rPr>
            </w:pPr>
            <w:r>
              <w:t>4</w:t>
            </w:r>
            <w:r>
              <w:t>、下发状态跟踪：中心调度节点在</w:t>
            </w:r>
            <w:r w:rsidRPr="003E06E5">
              <w:t>本地缓存中记录</w:t>
            </w:r>
            <w:r w:rsidRPr="003E06E5">
              <w:t>"</w:t>
            </w:r>
            <w:r w:rsidRPr="003E06E5">
              <w:t>已下发未确认</w:t>
            </w:r>
            <w:r w:rsidRPr="003E06E5">
              <w:t>"</w:t>
            </w:r>
            <w:r w:rsidRPr="003E06E5">
              <w:t>的任务列表</w:t>
            </w:r>
            <w:r>
              <w:t>，并启动超时监控（如</w:t>
            </w:r>
            <w:r>
              <w:t>5</w:t>
            </w:r>
            <w:r>
              <w:t>分钟），超时未收到地域节点确认则触发重试或告警。</w:t>
            </w:r>
          </w:p>
          <w:bookmarkEnd w:id="55"/>
          <w:p w14:paraId="3F63C084" w14:textId="080D7619" w:rsidR="0070489C" w:rsidDel="0021718E" w:rsidRDefault="0070489C">
            <w:pPr>
              <w:rPr>
                <w:del w:id="59" w:author="者 工作" w:date="2026-03-03T17:14:00Z" w16du:dateUtc="2026-03-03T09:14:00Z"/>
              </w:rPr>
            </w:pPr>
          </w:p>
          <w:p w14:paraId="3E5F80E8" w14:textId="333B2E61" w:rsidR="005971C5" w:rsidRDefault="00000000">
            <w:r>
              <w:t>步骤</w:t>
            </w:r>
            <w:r>
              <w:t>3</w:t>
            </w:r>
            <w:r>
              <w:t>：</w:t>
            </w:r>
            <w:bookmarkStart w:id="60" w:name="OLE_LINK64"/>
            <w:r>
              <w:t>地域节点选举与负载均衡（多实例部署场景）</w:t>
            </w:r>
          </w:p>
          <w:p w14:paraId="70E1205E" w14:textId="77777777" w:rsidR="005971C5" w:rsidRDefault="00000000">
            <w:r>
              <w:t>1</w:t>
            </w:r>
            <w:r>
              <w:t>、</w:t>
            </w:r>
            <w:bookmarkStart w:id="61" w:name="OLE_LINK104"/>
            <w:r>
              <w:t>同一地域内可能</w:t>
            </w:r>
            <w:bookmarkStart w:id="62" w:name="OLE_LINK61"/>
            <w:r>
              <w:t>部署</w:t>
            </w:r>
            <w:bookmarkEnd w:id="62"/>
            <w:r>
              <w:t>多个地域调度</w:t>
            </w:r>
            <w:bookmarkStart w:id="63" w:name="OLE_LINK18"/>
            <w:r>
              <w:t>节点实例</w:t>
            </w:r>
            <w:bookmarkEnd w:id="63"/>
            <w:r>
              <w:t>，通过竞争</w:t>
            </w:r>
            <w:r>
              <w:t>Kafka Consumer Group</w:t>
            </w:r>
            <w:r>
              <w:t>实现负载均衡，确保同一分区的消息只被一个实例消费；</w:t>
            </w:r>
          </w:p>
          <w:p w14:paraId="07A3990F" w14:textId="776CE22A" w:rsidR="005971C5" w:rsidRDefault="00000000">
            <w:r>
              <w:t>2</w:t>
            </w:r>
            <w:r>
              <w:t>、地域调度节点启动时，向地域</w:t>
            </w:r>
            <w:ins w:id="64" w:author="者 工作" w:date="2026-02-20T23:19:00Z" w16du:dateUtc="2026-02-20T15:19:00Z">
              <w:r w:rsidR="00232921">
                <w:rPr>
                  <w:rFonts w:hint="eastAsia"/>
                </w:rPr>
                <w:t>节点</w:t>
              </w:r>
            </w:ins>
            <w:bookmarkStart w:id="65" w:name="OLE_LINK19"/>
            <w:r>
              <w:t>本地</w:t>
            </w:r>
            <w:r>
              <w:t>Redis</w:t>
            </w:r>
            <w:bookmarkEnd w:id="65"/>
            <w:r>
              <w:t>注册节点信息（</w:t>
            </w:r>
            <w:r>
              <w:t>IP</w:t>
            </w:r>
            <w:r>
              <w:t>、端口、负载权重），并通过心跳维持租约；</w:t>
            </w:r>
          </w:p>
          <w:bookmarkEnd w:id="61"/>
          <w:p w14:paraId="2A337EEF" w14:textId="77777777" w:rsidR="005971C5" w:rsidRDefault="00000000">
            <w:r>
              <w:t>3</w:t>
            </w:r>
            <w:r>
              <w:t>、</w:t>
            </w:r>
            <w:bookmarkStart w:id="66" w:name="OLE_LINK105"/>
            <w:r>
              <w:t>对于需要独占执行的任务（如同一存储端的任务），通过</w:t>
            </w:r>
            <w:r>
              <w:t>Redis</w:t>
            </w:r>
            <w:r>
              <w:t>分布式锁确保同一时刻只有一个节点处理相关任务。</w:t>
            </w:r>
            <w:bookmarkEnd w:id="41"/>
            <w:bookmarkEnd w:id="60"/>
            <w:bookmarkEnd w:id="66"/>
          </w:p>
          <w:p w14:paraId="1499704B" w14:textId="2E0E986D" w:rsidR="005971C5" w:rsidRDefault="00000000">
            <w:r>
              <w:t>第二阶段：地域调度节点任务执行与进度上报流程</w:t>
            </w:r>
          </w:p>
          <w:p w14:paraId="5D759C13" w14:textId="77777777" w:rsidR="005971C5" w:rsidRDefault="00000000">
            <w:bookmarkStart w:id="67" w:name="OLE_LINK68"/>
            <w:r>
              <w:t>步骤</w:t>
            </w:r>
            <w:r>
              <w:t>1</w:t>
            </w:r>
            <w:r>
              <w:t>：地域调度节点任务接收与预处理</w:t>
            </w:r>
          </w:p>
          <w:p w14:paraId="03F172E7" w14:textId="2CE16200" w:rsidR="005971C5" w:rsidRDefault="00000000">
            <w:r>
              <w:t>1</w:t>
            </w:r>
            <w:r>
              <w:t>、</w:t>
            </w:r>
            <w:bookmarkStart w:id="68" w:name="OLE_LINK44"/>
            <w:bookmarkStart w:id="69" w:name="OLE_LINK86"/>
            <w:bookmarkStart w:id="70" w:name="OLE_LINK106"/>
            <w:r>
              <w:t>地域调度节点</w:t>
            </w:r>
            <w:bookmarkStart w:id="71" w:name="OLE_LINK110"/>
            <w:r>
              <w:t>订阅本地域的</w:t>
            </w:r>
            <w:r w:rsidRPr="00A06583">
              <w:t>Kafka Topic</w:t>
            </w:r>
            <w:r>
              <w:t>，采用</w:t>
            </w:r>
            <w:bookmarkStart w:id="72" w:name="OLE_LINK96"/>
            <w:r>
              <w:t>批量拉取模式</w:t>
            </w:r>
            <w:bookmarkEnd w:id="72"/>
            <w:r>
              <w:t>（</w:t>
            </w:r>
            <w:r>
              <w:t>max.poll.records=100</w:t>
            </w:r>
            <w:r>
              <w:t>）提高消费效率</w:t>
            </w:r>
            <w:bookmarkEnd w:id="68"/>
            <w:bookmarkEnd w:id="71"/>
            <w:r>
              <w:t>；</w:t>
            </w:r>
            <w:bookmarkEnd w:id="69"/>
          </w:p>
          <w:p w14:paraId="60D1ADE8" w14:textId="6BBFB334" w:rsidR="005971C5" w:rsidRDefault="00000000">
            <w:r>
              <w:t>2</w:t>
            </w:r>
            <w:r>
              <w:t>、</w:t>
            </w:r>
            <w:bookmarkStart w:id="73" w:name="OLE_LINK62"/>
            <w:r w:rsidRPr="00916EC2">
              <w:t>节点消费到任务消</w:t>
            </w:r>
            <w:bookmarkEnd w:id="73"/>
            <w:r w:rsidRPr="00916EC2">
              <w:t>息</w:t>
            </w:r>
            <w:r>
              <w:t>后，首先进行消息验证：检查任务</w:t>
            </w:r>
            <w:r>
              <w:t>ID</w:t>
            </w:r>
            <w:r>
              <w:t>唯一性、配置完整性、用户权限等；</w:t>
            </w:r>
          </w:p>
          <w:p w14:paraId="67097AA4" w14:textId="305E4CAF" w:rsidR="005971C5" w:rsidRDefault="00000000">
            <w:r>
              <w:t>3</w:t>
            </w:r>
            <w:r>
              <w:t>、验证通过后，地域调度节点</w:t>
            </w:r>
            <w:bookmarkStart w:id="74" w:name="OLE_LINK98"/>
            <w:r>
              <w:t>在</w:t>
            </w:r>
            <w:bookmarkStart w:id="75" w:name="OLE_LINK63"/>
            <w:r>
              <w:t>本地</w:t>
            </w:r>
            <w:bookmarkStart w:id="76" w:name="OLE_LINK65"/>
            <w:r>
              <w:t>Redis</w:t>
            </w:r>
            <w:bookmarkEnd w:id="76"/>
            <w:r>
              <w:t>中记录任务执行上下文</w:t>
            </w:r>
            <w:bookmarkEnd w:id="74"/>
            <w:bookmarkEnd w:id="75"/>
            <w:r>
              <w:t>（</w:t>
            </w:r>
            <w:r>
              <w:t>task_context:{task_id}</w:t>
            </w:r>
            <w:r>
              <w:t>），包含任务状态、开始时间、最后进度更新时间等；</w:t>
            </w:r>
          </w:p>
          <w:p w14:paraId="71B2CBDA" w14:textId="69AE9AA9" w:rsidR="005971C5" w:rsidRDefault="00000000">
            <w:r>
              <w:t>4</w:t>
            </w:r>
            <w:r>
              <w:t>、地域调度节点</w:t>
            </w:r>
            <w:r w:rsidRPr="00916EC2">
              <w:t>立即</w:t>
            </w:r>
            <w:bookmarkStart w:id="77" w:name="OLE_LINK97"/>
            <w:r>
              <w:t>向中心节点发送</w:t>
            </w:r>
            <w:r>
              <w:t>ACK</w:t>
            </w:r>
            <w:r>
              <w:t>确认消息，中心节点据此更新任务状态为</w:t>
            </w:r>
            <w:r>
              <w:t>"dispatching"</w:t>
            </w:r>
            <w:bookmarkEnd w:id="77"/>
            <w:r>
              <w:t>。</w:t>
            </w:r>
          </w:p>
          <w:p w14:paraId="73436812" w14:textId="1813F69C" w:rsidR="005971C5" w:rsidRDefault="00000000">
            <w:r>
              <w:t>步骤2：Usync/Agent执行器调用与任务启动</w:t>
            </w:r>
          </w:p>
          <w:p w14:paraId="7BFC80BB" w14:textId="60F01733" w:rsidR="005971C5" w:rsidRDefault="00000000">
            <w:r>
              <w:t>地域调度节点根据任务的地域关系选择不同执行器。同地域数据流动任务由本地域节点调用Usync服务直接完成源端到目标端的同步；跨地域数据流动任务由源地域Agent、中心中转存储和目标地域Agent协同执行，先完成“源端到中心中转池”的上传，再完成“中心中转池到目标端”的拉取。两类场景遵循统一的任务编排框架，但接口对象、任务拆分方式和启动顺序不同：</w:t>
            </w:r>
          </w:p>
          <w:p w14:paraId="20E3926D" w14:textId="1631F0B1" w:rsidR="005971C5" w:rsidRDefault="00000000">
            <w:r>
              <w:t>1、执行模式判定与执行器选择：地域调度节点解析任务中的源地域、目标地域和存储类型；当源地域与目标地域相同且网络直连可达时，选择Usync直连模式；当源地域与目标地域不同或两端网络隔离时，选择Agent中转模式，并生成parent_task_id、source_subtask_id、target_subtask_id等关联标识。</w:t>
            </w:r>
          </w:p>
          <w:p w14:paraId="55752940" w14:textId="607E5A28" w:rsidR="005971C5" w:rsidRDefault="00000000">
            <w:r>
              <w:t>2、端点与中转资源准备：对于Usync直连模式，地域调度节点调用POST /v3/sync/endpoint/add分别创建源端点和目标端点；对于Agent中转模式，源地域Agent创建源端点和中心中转池写入端点，目标地域Agent创建中心中转池读取端点和目标端点，中转路径采用按任务隔离的临时目录或对象前缀（如relay/{task_id}/），并在请求头中携带统一的认证信息。</w:t>
            </w:r>
          </w:p>
          <w:p w14:paraId="0ABC6B4C" w14:textId="246284C1" w:rsidR="005971C5" w:rsidRDefault="00000000">
            <w:r>
              <w:t>3、传输任务编排：对于Usync直连模式，调用POST /v3/sync/task/create创建单个同步子任务，绑定源端和目标端，并写入并发线程数、带宽上限等参数；对于Agent中转模式，中心调度节点分别为“源端到中转池”和“中转池到目标端”创建两个可关联的子任务，两个子任务统一归属同一个父任务，以便后续状态汇总、失败重试和一致性控制。</w:t>
            </w:r>
          </w:p>
          <w:p w14:paraId="796CFD6D" w14:textId="5375C009" w:rsidR="005971C5" w:rsidRDefault="00000000">
            <w:r>
              <w:t>4、任务启动与联动执行：对于Usync直连模式，调用POST /v3/sync/task/perform直接启动同步任务；对于Agent中转模式，先启动源地域Agent的上传子任务，当中转池中出现首批可消费数据块或上传子任务达到预设阶段后，再启动目标地域Agent的拉取子任务；若系统支持流水化传输，则两个子任务可并行重叠执行，以缩短跨地域总耗时。</w:t>
            </w:r>
          </w:p>
          <w:p w14:paraId="7F298AD8" w14:textId="2EBB710A" w:rsidR="00536620" w:rsidRDefault="00000000">
            <w:r>
              <w:t>5、状态确认与中心上报：地域调度节点在启动后延时查询执行状态。Usync直连模式下，确认单任务状态进入“running”后上报中心节点；Agent中转模式下，分别采集上传子任务和拉取子任务状态，当两个子任务均创建成功且至少一个子任务进入运行态时，将父任务状态更新为“running”并回传中心节点，同时记录父子任务映射关系，供后续暂停、恢复和终止操作统一控制。</w:t>
            </w:r>
          </w:p>
          <w:p w14:paraId="5D6E8B6E" w14:textId="149D9DE4" w:rsidR="005971C5" w:rsidRDefault="00000000">
            <w:r>
              <w:t>步骤3：增量进度采集、计算与批量上报</w:t>
            </w:r>
          </w:p>
          <w:p w14:paraId="74E7EDE6" w14:textId="77777777" w:rsidR="005971C5" w:rsidRDefault="00000000">
            <w:r>
              <w:t>地域调度节点在采集执行器累计进度的同时，维护每个任务“上一轮已确认上报”的进度快照，并以本轮新增完成量作为增量进度进行上报，从而让中心节点能够区分累计进度与本周期新增进度，支持跨地域任务的真实增量统计：</w:t>
            </w:r>
          </w:p>
          <w:p w14:paraId="009E82D3" w14:textId="5D615FB1" w:rsidR="005971C5" w:rsidRDefault="00000000">
            <w:r>
              <w:t>1、增量基线初始化：任务进入“running”状态后，地域调度节点在本地Redis中为每个任务建立progress_checkpoint，记录last_reported_files、last_reported_bytes、last_report_time和report_seq；首次建档时上述增量基线初始化为0。</w:t>
            </w:r>
          </w:p>
          <w:p w14:paraId="5C0D8C47" w14:textId="77777777" w:rsidR="005971C5" w:rsidRDefault="00000000">
            <w:r>
              <w:t>2、周期性累计值采集：定时器按周期遍历运行中任务，调用执行器查询累计完成量。Usync直连模式下查询单任务累计files_done和bytes_done；Agent中转模式下分别查询上传子任务、拉取子任务和中转池待消费量，其中父任务对外进度以目标侧已成功写入目标存储的累计量作为有效进度，避免重复计算中转环节的数据。</w:t>
            </w:r>
          </w:p>
          <w:p w14:paraId="0ECB5F68" w14:textId="31D66376" w:rsidR="005971C5" w:rsidRDefault="00000000">
            <w:r>
              <w:t>3、增量值计算与进度换算：地域调度节点将本轮累计值与progress_checkpoint中的上一轮累计值进行比较，计算delta_files=current_files-last_reported_files、delta_bytes=current_bytes-last_reported_bytes；若执行器重试或任务恢复导致累计值回退，则将当前值重新登记为新基线并标记一次断点续传事件。随后结合total_files、total_bytes计算父任务整体完成百分比。</w:t>
            </w:r>
          </w:p>
          <w:p w14:paraId="2B17CF08" w14:textId="13B16B09" w:rsidR="005971C5" w:rsidRDefault="00000000">
            <w:r>
              <w:t>4、批量消息封装与幂等上报：将多个任务的current_files、current_bytes、delta_files、delta_bytes、progress_percent、report_seq和sample_time封装成批量消息，通过Kafka发送至中心节点进度Topic。中心节点优先按report_seq做幂等校验，仅当序号大于最近一次已处理序号时才累计delta值并刷新展示进度。</w:t>
            </w:r>
          </w:p>
          <w:p w14:paraId="4B6E2CDD" w14:textId="36D70A0F" w:rsidR="005971C5" w:rsidRDefault="00000000">
            <w:r>
              <w:t>5、快照提交与异常处理：地域调度节点仅在收到中心节点确认后，才把本轮累计值写回progress_checkpoint作为新的last_reported_*；若查询失败或上报失败，则保留上一轮快照并在下一周期重试，确保增量不会因重复上报被多次累计；连续失败达到阈值时，将任务标记为“异常”并触发告警。</w:t>
            </w:r>
          </w:p>
          <w:p w14:paraId="5CBBF4A6" w14:textId="77777777" w:rsidR="005971C5" w:rsidRDefault="00000000">
            <w:r>
              <w:t>第三阶段：任务控制与资源管理流程</w:t>
            </w:r>
          </w:p>
          <w:p w14:paraId="31A56065" w14:textId="77777777" w:rsidR="005971C5" w:rsidRDefault="00000000">
            <w:r>
              <w:t>步骤</w:t>
            </w:r>
            <w:r>
              <w:t>1</w:t>
            </w:r>
            <w:r>
              <w:t>：任务暂停控制流程</w:t>
            </w:r>
          </w:p>
          <w:p w14:paraId="306FBF3C" w14:textId="0DFDCC29" w:rsidR="005971C5" w:rsidRDefault="00000000">
            <w:r>
              <w:t>1</w:t>
            </w:r>
            <w:r>
              <w:t>、</w:t>
            </w:r>
            <w:r w:rsidRPr="00836F52">
              <w:rPr>
                <w:rFonts w:hint="eastAsia"/>
              </w:rPr>
              <w:t>用户通过控制台发起暂停请求</w:t>
            </w:r>
            <w:r>
              <w:t>，中心调度节点验证任务状态（仅允许</w:t>
            </w:r>
            <w:r>
              <w:t>"running"</w:t>
            </w:r>
            <w:r>
              <w:t>或</w:t>
            </w:r>
            <w:r>
              <w:t>"wait_for_disk"</w:t>
            </w:r>
            <w:r>
              <w:t>状态的任务暂停）；</w:t>
            </w:r>
          </w:p>
          <w:p w14:paraId="4A0831A5" w14:textId="1E6F9041" w:rsidR="005971C5" w:rsidRDefault="00000000">
            <w:r>
              <w:t>2</w:t>
            </w:r>
            <w:r>
              <w:t>、中心节点更新任务状态为</w:t>
            </w:r>
            <w:r>
              <w:t>"stopping"</w:t>
            </w:r>
            <w:r>
              <w:t>，并通过</w:t>
            </w:r>
            <w:r>
              <w:t>Kafka</w:t>
            </w:r>
            <w:r>
              <w:t>向地域节点发送暂停指令；</w:t>
            </w:r>
          </w:p>
          <w:p w14:paraId="37656068" w14:textId="77777777" w:rsidR="005971C5" w:rsidRDefault="00000000">
            <w:r>
              <w:t>3</w:t>
            </w:r>
            <w:r>
              <w:t>、地域节点接收到指令后，</w:t>
            </w:r>
            <w:r w:rsidRPr="00836F52">
              <w:rPr>
                <w:rFonts w:hint="eastAsia"/>
              </w:rPr>
              <w:t>调用</w:t>
            </w:r>
            <w:r w:rsidRPr="00836F52">
              <w:t>Usync/Agent</w:t>
            </w:r>
            <w:r w:rsidRPr="00836F52">
              <w:rPr>
                <w:rFonts w:hint="eastAsia"/>
              </w:rPr>
              <w:t>暂停</w:t>
            </w:r>
            <w:r w:rsidRPr="00836F52">
              <w:t>API</w:t>
            </w:r>
            <w:r>
              <w:t>（</w:t>
            </w:r>
            <w:r>
              <w:t>PUT /v3/sync/task/stop/{user_id}/{task_id}_subtask</w:t>
            </w:r>
            <w:r>
              <w:t>）；</w:t>
            </w:r>
          </w:p>
          <w:p w14:paraId="47304AF9" w14:textId="77777777" w:rsidR="005971C5" w:rsidRDefault="00000000">
            <w:r>
              <w:t>4</w:t>
            </w:r>
            <w:r>
              <w:t>、地域节点</w:t>
            </w:r>
            <w:r w:rsidRPr="00836F52">
              <w:rPr>
                <w:rFonts w:hint="eastAsia"/>
              </w:rPr>
              <w:t>启动状态轮询（间隔</w:t>
            </w:r>
            <w:r w:rsidRPr="00836F52">
              <w:t>10</w:t>
            </w:r>
            <w:r w:rsidRPr="00836F52">
              <w:rPr>
                <w:rFonts w:hint="eastAsia"/>
              </w:rPr>
              <w:t>秒）</w:t>
            </w:r>
            <w:r>
              <w:t>，直到</w:t>
            </w:r>
            <w:r>
              <w:t>Usync</w:t>
            </w:r>
            <w:r>
              <w:t>任务状态变为</w:t>
            </w:r>
            <w:r>
              <w:t>"</w:t>
            </w:r>
            <w:r>
              <w:rPr>
                <w:rFonts w:hint="eastAsia"/>
              </w:rPr>
              <w:t>stopp</w:t>
            </w:r>
            <w:r>
              <w:t>ed"</w:t>
            </w:r>
            <w:r>
              <w:t>；</w:t>
            </w:r>
          </w:p>
          <w:p w14:paraId="22B92074" w14:textId="77777777" w:rsidR="005971C5" w:rsidRDefault="00000000">
            <w:r>
              <w:t>5</w:t>
            </w:r>
            <w:r>
              <w:t>、地域节点上报暂停完成，中心节点更新状态为</w:t>
            </w:r>
            <w:r>
              <w:t>"stopped"</w:t>
            </w:r>
            <w:r>
              <w:t>，并释放该任务占用的全局并发令牌。</w:t>
            </w:r>
          </w:p>
          <w:p w14:paraId="331ECE7E" w14:textId="77777777" w:rsidR="005971C5" w:rsidRDefault="00000000">
            <w:r>
              <w:t>步骤</w:t>
            </w:r>
            <w:r>
              <w:t>2</w:t>
            </w:r>
            <w:r>
              <w:t>：流量统计与资源监控</w:t>
            </w:r>
          </w:p>
          <w:p w14:paraId="3FE49522" w14:textId="77777777" w:rsidR="005971C5" w:rsidRDefault="00000000">
            <w:r>
              <w:t>1</w:t>
            </w:r>
            <w:r>
              <w:t>、</w:t>
            </w:r>
            <w:r w:rsidRPr="00092705">
              <w:t>中心调度节点启动每日流量统计任务，聚合所有已完成任务的数据传输量</w:t>
            </w:r>
            <w:r>
              <w:t>；</w:t>
            </w:r>
          </w:p>
          <w:p w14:paraId="3F3A1FA1" w14:textId="77777777" w:rsidR="005971C5" w:rsidRDefault="00000000">
            <w:r>
              <w:t>2</w:t>
            </w:r>
            <w:r>
              <w:t>、</w:t>
            </w:r>
            <w:r w:rsidRPr="00611CF8">
              <w:rPr>
                <w:rFonts w:hint="eastAsia"/>
              </w:rPr>
              <w:t>按多个维度统计：用户维度（每个用户总传输量）、地域维度（地域间流量）、存储类型维度（</w:t>
            </w:r>
            <w:r w:rsidRPr="00611CF8">
              <w:t>HCUFS</w:t>
            </w:r>
            <w:r w:rsidRPr="00611CF8">
              <w:rPr>
                <w:rFonts w:hint="eastAsia"/>
              </w:rPr>
              <w:t>→</w:t>
            </w:r>
            <w:r w:rsidRPr="00611CF8">
              <w:t>S3</w:t>
            </w:r>
            <w:r w:rsidRPr="00611CF8">
              <w:rPr>
                <w:rFonts w:hint="eastAsia"/>
              </w:rPr>
              <w:t>、</w:t>
            </w:r>
            <w:r w:rsidRPr="00611CF8">
              <w:t>S3</w:t>
            </w:r>
            <w:r w:rsidRPr="00611CF8">
              <w:rPr>
                <w:rFonts w:hint="eastAsia"/>
              </w:rPr>
              <w:t>→</w:t>
            </w:r>
            <w:r w:rsidRPr="00611CF8">
              <w:t>OBS</w:t>
            </w:r>
            <w:r w:rsidRPr="00611CF8">
              <w:rPr>
                <w:rFonts w:hint="eastAsia"/>
              </w:rPr>
              <w:t>等）</w:t>
            </w:r>
            <w:r>
              <w:t>；</w:t>
            </w:r>
          </w:p>
          <w:p w14:paraId="33DC3B01" w14:textId="7B457F93" w:rsidR="005971C5" w:rsidRDefault="00000000">
            <w:r>
              <w:t>3</w:t>
            </w:r>
            <w:r>
              <w:t>、统计</w:t>
            </w:r>
            <w:bookmarkStart w:id="91" w:name="OLE_LINK107"/>
            <w:r>
              <w:t>结果写入时序数据库（如</w:t>
            </w:r>
            <w:r>
              <w:t>Prometheus</w:t>
            </w:r>
            <w:r>
              <w:t>），供</w:t>
            </w:r>
            <w:r w:rsidRPr="00611CF8">
              <w:rPr>
                <w:rFonts w:hint="eastAsia"/>
              </w:rPr>
              <w:t>监控系统</w:t>
            </w:r>
            <w:r>
              <w:t>展示和</w:t>
            </w:r>
            <w:r w:rsidRPr="00611CF8">
              <w:t>计费系统</w:t>
            </w:r>
            <w:r>
              <w:t>使用</w:t>
            </w:r>
            <w:bookmarkEnd w:id="91"/>
            <w:r>
              <w:t>；</w:t>
            </w:r>
          </w:p>
          <w:p w14:paraId="22D07533" w14:textId="77777777" w:rsidR="005971C5" w:rsidRDefault="00000000">
            <w:r>
              <w:t>4</w:t>
            </w:r>
            <w:r>
              <w:t>、设置流量阈值告警，当单用户或单地域日流量超限时触发告警。</w:t>
            </w:r>
          </w:p>
          <w:p w14:paraId="322CE538" w14:textId="77777777" w:rsidR="005971C5" w:rsidRDefault="00000000">
            <w:r>
              <w:t>步骤</w:t>
            </w:r>
            <w:r>
              <w:t>3</w:t>
            </w:r>
            <w:r>
              <w:t>：并发控制与资源隔离</w:t>
            </w:r>
          </w:p>
          <w:p w14:paraId="7F6257F4" w14:textId="77777777" w:rsidR="005971C5" w:rsidRDefault="00000000">
            <w:r>
              <w:t>1</w:t>
            </w:r>
            <w:r>
              <w:t>、全局并发控制：通过</w:t>
            </w:r>
            <w:r>
              <w:t>Redis</w:t>
            </w:r>
            <w:r>
              <w:t>令牌桶实现，初始化令牌数</w:t>
            </w:r>
            <w:r>
              <w:t>=</w:t>
            </w:r>
            <w:r>
              <w:t>最大并发任务数（如</w:t>
            </w:r>
            <w:r>
              <w:t>20</w:t>
            </w:r>
            <w:r>
              <w:t>），每个任务执行前获取令牌，完成</w:t>
            </w:r>
            <w:r>
              <w:t>/</w:t>
            </w:r>
            <w:r>
              <w:t>暂停</w:t>
            </w:r>
            <w:r>
              <w:t>/</w:t>
            </w:r>
            <w:r>
              <w:t>终止时释放令牌；</w:t>
            </w:r>
          </w:p>
          <w:p w14:paraId="7AD517D5" w14:textId="77777777" w:rsidR="005971C5" w:rsidRDefault="00000000">
            <w:r>
              <w:t>2</w:t>
            </w:r>
            <w:r>
              <w:t>、单任务并发控制：在调用</w:t>
            </w:r>
            <w:r>
              <w:t>Usync</w:t>
            </w:r>
            <w:r>
              <w:rPr>
                <w:rFonts w:hint="eastAsia"/>
              </w:rPr>
              <w:t>/Agent</w:t>
            </w:r>
            <w:r>
              <w:t>创建任务时，通过</w:t>
            </w:r>
            <w:r>
              <w:t>concurrency_level</w:t>
            </w:r>
            <w:r>
              <w:t>参数指定该任务的并发线程数（如</w:t>
            </w:r>
            <w:r>
              <w:t>4</w:t>
            </w:r>
            <w:r>
              <w:t>），</w:t>
            </w:r>
            <w:r>
              <w:t>Usync</w:t>
            </w:r>
            <w:r>
              <w:rPr>
                <w:rFonts w:hint="eastAsia"/>
              </w:rPr>
              <w:t>/Agent</w:t>
            </w:r>
            <w:r>
              <w:t>服务根据此参数分配资源；</w:t>
            </w:r>
          </w:p>
          <w:p w14:paraId="5C0051AB" w14:textId="7C42C72A" w:rsidR="005971C5" w:rsidRDefault="00000000">
            <w:r>
              <w:t>3</w:t>
            </w:r>
            <w:r>
              <w:t>、资源隔离保障：</w:t>
            </w:r>
            <w:r w:rsidRPr="00611CF8">
              <w:rPr>
                <w:rFonts w:hint="eastAsia"/>
              </w:rPr>
              <w:t>对不同优先级的任务设置不同的令牌获取策略，高优先级任务可抢占低优先级任务的令牌</w:t>
            </w:r>
            <w:r>
              <w:t>；</w:t>
            </w:r>
          </w:p>
          <w:p w14:paraId="134A00BD" w14:textId="44559007" w:rsidR="005971C5" w:rsidRDefault="00000000">
            <w:r>
              <w:t>4</w:t>
            </w:r>
            <w:r>
              <w:t>、动态调整机制：</w:t>
            </w:r>
            <w:bookmarkStart w:id="92" w:name="OLE_LINK108"/>
            <w:r w:rsidRPr="00611CF8">
              <w:rPr>
                <w:rFonts w:hint="eastAsia"/>
              </w:rPr>
              <w:t>根据系统负载动态调整全局并发数，负载高时自动减少并发数，负载低时恢复</w:t>
            </w:r>
            <w:bookmarkEnd w:id="92"/>
            <w:r>
              <w:t>。</w:t>
            </w:r>
          </w:p>
          <w:p w14:paraId="190B108E" w14:textId="289239FC" w:rsidR="005971C5" w:rsidRDefault="005971C5"/>
          <w:p w14:paraId="5886CC69" w14:textId="77777777" w:rsidR="005971C5" w:rsidRDefault="005971C5">
            <w:pPr>
              <w:jc w:val="center"/>
            </w:pPr>
          </w:p>
        </w:tc>
      </w:tr>
      <w:tr w:rsidR="005971C5" w14:paraId="0362AB8E" w14:textId="77777777">
        <w:trPr>
          <w:trHeight w:val="861"/>
        </w:trPr>
        <w:tc>
          <w:tcPr>
            <w:tcW w:w="8222" w:type="dxa"/>
            <w:gridSpan w:val="2"/>
            <w:tcBorders>
              <w:top w:val="single" w:sz="8" w:space="0" w:color="000000"/>
              <w:left w:val="single" w:sz="8" w:space="0" w:color="000000"/>
              <w:bottom w:val="single" w:sz="8" w:space="0" w:color="000000"/>
              <w:right w:val="single" w:sz="8" w:space="0" w:color="000000"/>
            </w:tcBorders>
          </w:tcPr>
          <w:p w14:paraId="6D783E77"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lastRenderedPageBreak/>
              <w:t>本发明/实用新型的关键点和保护点是什么？</w:t>
            </w:r>
          </w:p>
          <w:p w14:paraId="39015690"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填写说明：这一部分应对本发明带来有益效果的关键技术点描述，不得将已经被现有技术公开的技术点列入。</w:t>
            </w:r>
          </w:p>
        </w:tc>
      </w:tr>
      <w:tr w:rsidR="005971C5" w14:paraId="5B3ED705" w14:textId="77777777">
        <w:trPr>
          <w:trHeight w:val="4662"/>
        </w:trPr>
        <w:tc>
          <w:tcPr>
            <w:tcW w:w="8222" w:type="dxa"/>
            <w:gridSpan w:val="2"/>
            <w:tcBorders>
              <w:top w:val="single" w:sz="8" w:space="0" w:color="000000"/>
              <w:left w:val="single" w:sz="8" w:space="0" w:color="000000"/>
              <w:bottom w:val="single" w:sz="8" w:space="0" w:color="000000"/>
              <w:right w:val="single" w:sz="8" w:space="0" w:color="000000"/>
            </w:tcBorders>
          </w:tcPr>
          <w:p w14:paraId="7B5C26DF" w14:textId="7536C5D5" w:rsidR="005971C5" w:rsidRDefault="00000000">
            <w:pPr>
              <w:pStyle w:val="aa"/>
              <w:widowControl/>
              <w:spacing w:beforeAutospacing="0" w:afterAutospacing="0" w:line="26" w:lineRule="atLeast"/>
              <w:textAlignment w:val="baseline"/>
              <w:rPr>
                <w:rFonts w:ascii="Cascadia Code" w:eastAsia="Cascadia Code" w:hAnsi="Cascadia Code" w:cs="Cascadia Code"/>
                <w:color w:val="333333"/>
                <w:sz w:val="21"/>
                <w:szCs w:val="21"/>
                <w:shd w:val="clear" w:color="auto" w:fill="FFFFFF"/>
              </w:rPr>
            </w:pPr>
            <w:r>
              <w:rPr>
                <w:rFonts w:ascii="Cascadia Code" w:eastAsia="Cascadia Code" w:hAnsi="Cascadia Code" w:cs="Cascadia Code"/>
                <w:color w:val="333333"/>
                <w:sz w:val="21"/>
                <w:szCs w:val="21"/>
                <w:shd w:val="clear" w:color="auto" w:fill="FFFFFF"/>
              </w:rPr>
              <w:t>本发明方案的数据流动调度方法，在跨地域、</w:t>
            </w:r>
            <w:bookmarkStart w:id="93" w:name="OLE_LINK29"/>
            <w:r>
              <w:rPr>
                <w:rFonts w:ascii="Cascadia Code" w:eastAsia="Cascadia Code" w:hAnsi="Cascadia Code" w:cs="Cascadia Code"/>
                <w:color w:val="333333"/>
                <w:sz w:val="21"/>
                <w:szCs w:val="21"/>
                <w:shd w:val="clear" w:color="auto" w:fill="FFFFFF"/>
              </w:rPr>
              <w:t>多存储类型</w:t>
            </w:r>
            <w:bookmarkEnd w:id="93"/>
            <w:r>
              <w:rPr>
                <w:rFonts w:ascii="Cascadia Code" w:eastAsia="Cascadia Code" w:hAnsi="Cascadia Code" w:cs="Cascadia Code"/>
                <w:color w:val="333333"/>
                <w:sz w:val="21"/>
                <w:szCs w:val="21"/>
                <w:shd w:val="clear" w:color="auto" w:fill="FFFFFF"/>
              </w:rPr>
              <w:t>的数据流动过程中，通过中心化的任务状态机管理、中心与地域两级调度架构、以及基于消息队列的</w:t>
            </w:r>
            <w:r w:rsidRPr="006F5C0E">
              <w:rPr>
                <w:rFonts w:ascii="Cascadia Code" w:eastAsia="Cascadia Code" w:hAnsi="Cascadia Code" w:cs="Cascadia Code" w:hint="eastAsia"/>
                <w:color w:val="333333"/>
                <w:sz w:val="21"/>
                <w:szCs w:val="21"/>
                <w:shd w:val="clear" w:color="auto" w:fill="FFFFFF"/>
              </w:rPr>
              <w:t>异步协同机制</w:t>
            </w:r>
            <w:r>
              <w:rPr>
                <w:rFonts w:ascii="Cascadia Code" w:eastAsia="Cascadia Code" w:hAnsi="Cascadia Code" w:cs="Cascadia Code"/>
                <w:color w:val="333333"/>
                <w:sz w:val="21"/>
                <w:szCs w:val="21"/>
                <w:shd w:val="clear" w:color="auto" w:fill="FFFFFF"/>
              </w:rPr>
              <w:t>，在确保任务可靠执行的同时，实现了对系统资源和任务生命周期的精细化管控。其关键点和保护点主要在于：</w:t>
            </w:r>
          </w:p>
          <w:p w14:paraId="194C335F" w14:textId="0E8846A7" w:rsidR="005971C5" w:rsidRDefault="00000000">
            <w:pPr>
              <w:pStyle w:val="aa"/>
              <w:widowControl/>
              <w:spacing w:beforeAutospacing="0" w:afterAutospacing="0" w:line="26" w:lineRule="atLeast"/>
              <w:textAlignment w:val="baseline"/>
            </w:pPr>
            <w:r>
              <w:rPr>
                <w:rFonts w:ascii="Segoe UI" w:eastAsia="Segoe UI" w:hAnsi="Segoe UI" w:cs="Segoe UI"/>
                <w:spacing w:val="-2"/>
                <w:sz w:val="21"/>
                <w:szCs w:val="21"/>
                <w:shd w:val="clear" w:color="auto" w:fill="FFFFFF"/>
              </w:rPr>
              <w:t>​</w:t>
            </w:r>
            <w:r>
              <w:rPr>
                <w:rStyle w:val="ac"/>
                <w:rFonts w:ascii="Segoe UI" w:eastAsia="Segoe UI" w:hAnsi="Segoe UI" w:cs="Segoe UI"/>
                <w:bCs/>
                <w:spacing w:val="-2"/>
                <w:sz w:val="21"/>
                <w:szCs w:val="21"/>
                <w:shd w:val="clear" w:color="auto" w:fill="FFFFFF"/>
              </w:rPr>
              <w:t>​中心化任务状态机与精确状态流转控制</w:t>
            </w:r>
            <w:r>
              <w:rPr>
                <w:rFonts w:ascii="Segoe UI" w:eastAsia="Segoe UI" w:hAnsi="Segoe UI" w:cs="Segoe UI"/>
                <w:spacing w:val="-2"/>
                <w:sz w:val="21"/>
                <w:szCs w:val="21"/>
                <w:shd w:val="clear" w:color="auto" w:fill="FFFFFF"/>
              </w:rPr>
              <w:t>：系统通过中心调度节点维护统一的任务状态机（init → dispatching → running → stopping → stopped等），</w:t>
            </w:r>
            <w:r w:rsidRPr="008F4BA5">
              <w:rPr>
                <w:rFonts w:ascii="Segoe UI" w:eastAsia="Segoe UI" w:hAnsi="Segoe UI" w:cs="Segoe UI" w:hint="eastAsia"/>
                <w:spacing w:val="-2"/>
                <w:sz w:val="21"/>
                <w:szCs w:val="21"/>
                <w:shd w:val="clear" w:color="auto" w:fill="FFFFFF"/>
              </w:rPr>
              <w:t>在关键状态转换时采用</w:t>
            </w:r>
            <w:r w:rsidRPr="008F4BA5">
              <w:rPr>
                <w:rFonts w:ascii="Segoe UI" w:eastAsia="Segoe UI" w:hAnsi="Segoe UI" w:cs="Segoe UI"/>
                <w:spacing w:val="-2"/>
                <w:sz w:val="21"/>
                <w:szCs w:val="21"/>
                <w:shd w:val="clear" w:color="auto" w:fill="FFFFFF"/>
              </w:rPr>
              <w:t>CAS</w:t>
            </w:r>
            <w:r w:rsidRPr="008F4BA5">
              <w:rPr>
                <w:rFonts w:ascii="Segoe UI" w:eastAsia="Segoe UI" w:hAnsi="Segoe UI" w:cs="Segoe UI" w:hint="eastAsia"/>
                <w:spacing w:val="-2"/>
                <w:sz w:val="21"/>
                <w:szCs w:val="21"/>
                <w:shd w:val="clear" w:color="auto" w:fill="FFFFFF"/>
              </w:rPr>
              <w:t>操作更新数据库，确保同一任务在同一时刻只能由一个调度器实例处理</w:t>
            </w:r>
            <w:r>
              <w:rPr>
                <w:rFonts w:ascii="Segoe UI" w:eastAsia="Segoe UI" w:hAnsi="Segoe UI" w:cs="Segoe UI"/>
                <w:spacing w:val="-2"/>
                <w:sz w:val="21"/>
                <w:szCs w:val="21"/>
                <w:shd w:val="clear" w:color="auto" w:fill="FFFFFF"/>
              </w:rPr>
              <w:t>。这保护了系统在分布式环境下任务状态流转的准确性和一致性，有效防止了任务被重复下发或执行状态出现冲突。</w:t>
            </w:r>
          </w:p>
          <w:p w14:paraId="1B5B8ED1" w14:textId="3EAA69DC" w:rsidR="005971C5" w:rsidRDefault="00000000">
            <w:pPr>
              <w:pStyle w:val="aa"/>
              <w:widowControl/>
              <w:spacing w:beforeAutospacing="0" w:afterAutospacing="0" w:line="26" w:lineRule="atLeast"/>
              <w:textAlignment w:val="baseline"/>
              <w:rPr>
                <w:rFonts w:ascii="Segoe UI" w:eastAsia="Segoe UI" w:hAnsi="Segoe UI" w:cs="Segoe UI"/>
                <w:spacing w:val="-2"/>
                <w:sz w:val="21"/>
                <w:szCs w:val="21"/>
                <w:shd w:val="clear" w:color="auto" w:fill="FFFFFF"/>
              </w:rPr>
            </w:pPr>
            <w:r>
              <w:rPr>
                <w:rFonts w:ascii="Segoe UI" w:eastAsia="Segoe UI" w:hAnsi="Segoe UI" w:cs="Segoe UI"/>
                <w:spacing w:val="-2"/>
                <w:sz w:val="21"/>
                <w:szCs w:val="21"/>
                <w:shd w:val="clear" w:color="auto" w:fill="FFFFFF"/>
              </w:rPr>
              <w:t>​</w:t>
            </w:r>
            <w:r>
              <w:rPr>
                <w:rStyle w:val="ac"/>
                <w:rFonts w:ascii="Segoe UI" w:eastAsia="Segoe UI" w:hAnsi="Segoe UI" w:cs="Segoe UI"/>
                <w:bCs/>
                <w:spacing w:val="-2"/>
                <w:sz w:val="21"/>
                <w:szCs w:val="21"/>
                <w:shd w:val="clear" w:color="auto" w:fill="FFFFFF"/>
              </w:rPr>
              <w:t>​</w:t>
            </w:r>
            <w:r>
              <w:rPr>
                <w:rFonts w:ascii="Cascadia Code" w:eastAsia="Cascadia Code" w:hAnsi="Cascadia Code" w:cs="Cascadia Code"/>
                <w:b/>
                <w:bCs/>
                <w:sz w:val="21"/>
                <w:szCs w:val="21"/>
                <w:shd w:val="clear" w:color="auto" w:fill="FFFFFF"/>
              </w:rPr>
              <w:t>中心与地域两级解耦的调度架构</w:t>
            </w:r>
            <w:r>
              <w:rPr>
                <w:rFonts w:ascii="Segoe UI" w:eastAsia="Segoe UI" w:hAnsi="Segoe UI" w:cs="Segoe UI"/>
                <w:spacing w:val="-2"/>
                <w:sz w:val="21"/>
                <w:szCs w:val="21"/>
                <w:shd w:val="clear" w:color="auto" w:fill="FFFFFF"/>
              </w:rPr>
              <w:t>：系统采用“中心调度节点”与“地域调度节点”协同工作的两级架构。中心节点负责全局决策、</w:t>
            </w:r>
            <w:r w:rsidRPr="008F4BA5">
              <w:rPr>
                <w:rFonts w:ascii="Segoe UI" w:eastAsia="Segoe UI" w:hAnsi="Segoe UI" w:cs="Segoe UI" w:hint="eastAsia"/>
                <w:spacing w:val="-2"/>
                <w:sz w:val="21"/>
                <w:szCs w:val="21"/>
                <w:shd w:val="clear" w:color="auto" w:fill="FFFFFF"/>
              </w:rPr>
              <w:t>状态管理</w:t>
            </w:r>
            <w:r>
              <w:rPr>
                <w:rFonts w:ascii="Segoe UI" w:eastAsia="Segoe UI" w:hAnsi="Segoe UI" w:cs="Segoe UI"/>
                <w:spacing w:val="-2"/>
                <w:sz w:val="21"/>
                <w:szCs w:val="21"/>
                <w:shd w:val="clear" w:color="auto" w:fill="FFFFFF"/>
              </w:rPr>
              <w:t>和进度聚合；地域节点负责调用本地执行器并采集进度。二者通过消息队列进行异步通信。这种架构保护了系统能够高效地扩展至大规模、多地域部署场景，同时实现了任务调度逻辑与任务执行逻辑的有效解耦，提升了系统的整体容错能力和可维护性。</w:t>
            </w:r>
          </w:p>
          <w:p w14:paraId="2282B075" w14:textId="77777777" w:rsidR="005971C5" w:rsidRDefault="00000000">
            <w:pPr>
              <w:pStyle w:val="aa"/>
              <w:widowControl/>
              <w:spacing w:beforeAutospacing="0" w:afterAutospacing="0" w:line="26" w:lineRule="atLeast"/>
              <w:textAlignment w:val="baseline"/>
              <w:rPr>
                <w:rFonts w:ascii="Segoe UI" w:eastAsia="Segoe UI" w:hAnsi="Segoe UI" w:cs="Segoe UI"/>
                <w:spacing w:val="-2"/>
                <w:sz w:val="21"/>
                <w:szCs w:val="21"/>
                <w:shd w:val="clear" w:color="auto" w:fill="FFFFFF"/>
              </w:rPr>
            </w:pPr>
            <w:r>
              <w:rPr>
                <w:rFonts w:ascii="Segoe UI" w:eastAsia="Segoe UI" w:hAnsi="Segoe UI" w:cs="Segoe UI"/>
                <w:spacing w:val="-2"/>
                <w:sz w:val="21"/>
                <w:szCs w:val="21"/>
                <w:shd w:val="clear" w:color="auto" w:fill="FFFFFF"/>
              </w:rPr>
              <w:t>​</w:t>
            </w:r>
            <w:r>
              <w:rPr>
                <w:rStyle w:val="ac"/>
                <w:rFonts w:ascii="Segoe UI" w:eastAsia="Segoe UI" w:hAnsi="Segoe UI" w:cs="Segoe UI"/>
                <w:bCs/>
                <w:spacing w:val="-2"/>
                <w:sz w:val="21"/>
                <w:szCs w:val="21"/>
                <w:shd w:val="clear" w:color="auto" w:fill="FFFFFF"/>
              </w:rPr>
              <w:t>​</w:t>
            </w:r>
            <w:r>
              <w:rPr>
                <w:rFonts w:ascii="Cascadia Code" w:eastAsia="Cascadia Code" w:hAnsi="Cascadia Code" w:cs="Cascadia Code"/>
                <w:b/>
                <w:bCs/>
                <w:sz w:val="21"/>
                <w:szCs w:val="21"/>
                <w:shd w:val="clear" w:color="auto" w:fill="FFFFFF"/>
              </w:rPr>
              <w:t>基于令牌桶的全局并发控制与资源隔离</w:t>
            </w:r>
            <w:r>
              <w:rPr>
                <w:rFonts w:ascii="Segoe UI" w:eastAsia="Segoe UI" w:hAnsi="Segoe UI" w:cs="Segoe UI"/>
                <w:spacing w:val="-2"/>
                <w:sz w:val="21"/>
                <w:szCs w:val="21"/>
                <w:shd w:val="clear" w:color="auto" w:fill="FFFFFF"/>
              </w:rPr>
              <w:t>：系统通过Redis实现分布式令牌桶，对全局并发任务数量进行精确控制。任务执行前必须成功获取令牌，任务完成后立即释放令牌。</w:t>
            </w:r>
            <w:r w:rsidRPr="008F4BA5">
              <w:rPr>
                <w:rFonts w:ascii="Segoe UI" w:eastAsia="Segoe UI" w:hAnsi="Segoe UI" w:cs="Segoe UI" w:hint="eastAsia"/>
                <w:spacing w:val="-2"/>
                <w:sz w:val="21"/>
                <w:szCs w:val="21"/>
                <w:shd w:val="clear" w:color="auto" w:fill="FFFFFF"/>
              </w:rPr>
              <w:t>结合任务优先级设置，可实现资源的动态分配和隔离</w:t>
            </w:r>
            <w:r>
              <w:rPr>
                <w:rFonts w:ascii="Segoe UI" w:eastAsia="Segoe UI" w:hAnsi="Segoe UI" w:cs="Segoe UI"/>
                <w:spacing w:val="-2"/>
                <w:sz w:val="21"/>
                <w:szCs w:val="21"/>
                <w:shd w:val="clear" w:color="auto" w:fill="FFFFFF"/>
              </w:rPr>
              <w:t>。这保护了系统在高负载情况下仍能稳定运行，避免因资源过度争用导致系统性能劣化或雪崩，确保了关键任务的调度服务质量。</w:t>
            </w:r>
          </w:p>
          <w:p w14:paraId="0AB84BC1" w14:textId="77777777" w:rsidR="005971C5" w:rsidRDefault="00000000">
            <w:pPr>
              <w:pStyle w:val="aa"/>
              <w:widowControl/>
              <w:spacing w:beforeAutospacing="0" w:afterAutospacing="0" w:line="26" w:lineRule="atLeast"/>
              <w:ind w:firstLineChars="200" w:firstLine="422"/>
              <w:textAlignment w:val="baseline"/>
              <w:rPr>
                <w:rFonts w:ascii="宋体" w:eastAsia="宋体" w:hAnsi="宋体" w:cs="宋体" w:hint="eastAsia"/>
                <w:sz w:val="20"/>
                <w:szCs w:val="20"/>
              </w:rPr>
            </w:pPr>
            <w:r>
              <w:rPr>
                <w:rFonts w:ascii="Cascadia Code" w:eastAsia="Cascadia Code" w:hAnsi="Cascadia Code" w:cs="Cascadia Code"/>
                <w:b/>
                <w:bCs/>
                <w:sz w:val="21"/>
                <w:szCs w:val="21"/>
                <w:shd w:val="clear" w:color="auto" w:fill="FFFFFF"/>
              </w:rPr>
              <w:t>批量聚合的近实时进度监控机制</w:t>
            </w:r>
            <w:r>
              <w:rPr>
                <w:rFonts w:ascii="Cascadia Code" w:eastAsia="宋体" w:hAnsi="Cascadia Code" w:cs="Cascadia Code" w:hint="eastAsia"/>
                <w:b/>
                <w:bCs/>
                <w:sz w:val="21"/>
                <w:szCs w:val="21"/>
                <w:shd w:val="clear" w:color="auto" w:fill="FFFFFF"/>
              </w:rPr>
              <w:t>：</w:t>
            </w:r>
            <w:r>
              <w:rPr>
                <w:rFonts w:ascii="Segoe UI" w:eastAsia="Segoe UI" w:hAnsi="Segoe UI" w:cs="Segoe UI"/>
                <w:spacing w:val="-2"/>
                <w:sz w:val="21"/>
                <w:szCs w:val="21"/>
                <w:shd w:val="clear" w:color="auto" w:fill="FFFFFF"/>
              </w:rPr>
              <w:t>地域调度节点</w:t>
            </w:r>
            <w:r w:rsidRPr="008F4BA5">
              <w:rPr>
                <w:rFonts w:ascii="Segoe UI" w:eastAsia="Segoe UI" w:hAnsi="Segoe UI" w:cs="Segoe UI" w:hint="eastAsia"/>
                <w:spacing w:val="-2"/>
                <w:sz w:val="21"/>
                <w:szCs w:val="21"/>
                <w:shd w:val="clear" w:color="auto" w:fill="FFFFFF"/>
              </w:rPr>
              <w:t>定时并行查询多个任务的进度信息，并进行批量聚合，再统一上报至中心节点更新</w:t>
            </w:r>
            <w:r>
              <w:rPr>
                <w:rFonts w:ascii="Segoe UI" w:eastAsia="Segoe UI" w:hAnsi="Segoe UI" w:cs="Segoe UI"/>
                <w:spacing w:val="-2"/>
                <w:sz w:val="21"/>
                <w:szCs w:val="21"/>
                <w:shd w:val="clear" w:color="auto" w:fill="FFFFFF"/>
              </w:rPr>
              <w:t>。这种方法保护了系统能够以较低的频率和开销，</w:t>
            </w:r>
            <w:r w:rsidRPr="008F4BA5">
              <w:rPr>
                <w:rFonts w:ascii="Segoe UI" w:eastAsia="Segoe UI" w:hAnsi="Segoe UI" w:cs="Segoe UI" w:hint="eastAsia"/>
                <w:spacing w:val="-2"/>
                <w:sz w:val="21"/>
                <w:szCs w:val="21"/>
                <w:shd w:val="clear" w:color="auto" w:fill="FFFFFF"/>
              </w:rPr>
              <w:t>实现跨地域任务进度的近实时监控</w:t>
            </w:r>
            <w:r>
              <w:rPr>
                <w:rFonts w:ascii="Segoe UI" w:eastAsia="Segoe UI" w:hAnsi="Segoe UI" w:cs="Segoe UI"/>
                <w:spacing w:val="-2"/>
                <w:sz w:val="21"/>
                <w:szCs w:val="21"/>
                <w:shd w:val="clear" w:color="auto" w:fill="FFFFFF"/>
              </w:rPr>
              <w:t>，避免了频繁的数据库写入和网络请求带来的性能瓶颈，同时保证了用户能够获得及时、准确的任务执行反馈。</w:t>
            </w:r>
          </w:p>
        </w:tc>
      </w:tr>
      <w:tr w:rsidR="005971C5" w14:paraId="1321D0B6" w14:textId="77777777">
        <w:trPr>
          <w:trHeight w:val="1231"/>
        </w:trPr>
        <w:tc>
          <w:tcPr>
            <w:tcW w:w="8222" w:type="dxa"/>
            <w:gridSpan w:val="2"/>
            <w:tcBorders>
              <w:top w:val="single" w:sz="8" w:space="0" w:color="000000"/>
              <w:left w:val="single" w:sz="8" w:space="0" w:color="000000"/>
              <w:bottom w:val="single" w:sz="8" w:space="0" w:color="000000"/>
              <w:right w:val="single" w:sz="8" w:space="0" w:color="000000"/>
            </w:tcBorders>
          </w:tcPr>
          <w:p w14:paraId="14CBC598"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t>针对第三部分的技术方案，是否有其他替代方案同样能完成本发明/实用新型目的？</w:t>
            </w:r>
          </w:p>
          <w:p w14:paraId="68680579" w14:textId="77777777" w:rsidR="005971C5" w:rsidRDefault="00000000">
            <w:pPr>
              <w:snapToGrid w:val="0"/>
              <w:spacing w:line="276" w:lineRule="auto"/>
              <w:ind w:firstLineChars="372" w:firstLine="747"/>
              <w:rPr>
                <w:rFonts w:ascii="宋体" w:eastAsia="宋体" w:hAnsi="宋体" w:cs="宋体" w:hint="eastAsia"/>
                <w:b/>
                <w:bCs/>
                <w:sz w:val="20"/>
                <w:szCs w:val="20"/>
              </w:rPr>
            </w:pPr>
            <w:r>
              <w:rPr>
                <w:rFonts w:ascii="宋体" w:eastAsia="宋体" w:hAnsi="宋体" w:cs="宋体" w:hint="eastAsia"/>
                <w:b/>
                <w:bCs/>
                <w:sz w:val="20"/>
                <w:szCs w:val="20"/>
              </w:rPr>
              <w:t xml:space="preserve">有□  无☑ </w:t>
            </w:r>
          </w:p>
          <w:p w14:paraId="79A6E81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如果有，请尽量描述详细，这将有助于扩大本发明/实用新型的保护范围，防止他人绕过本发明/实用新型而实现同样的目的；“替代方案”可以是部分结构、器件、方法步骤的替代，也可以是完整技术方案的替代。</w:t>
            </w:r>
          </w:p>
        </w:tc>
      </w:tr>
      <w:tr w:rsidR="005971C5" w14:paraId="131A6523" w14:textId="77777777">
        <w:trPr>
          <w:trHeight w:val="4004"/>
        </w:trPr>
        <w:tc>
          <w:tcPr>
            <w:tcW w:w="8222" w:type="dxa"/>
            <w:gridSpan w:val="2"/>
            <w:tcBorders>
              <w:top w:val="single" w:sz="8" w:space="0" w:color="000000"/>
              <w:left w:val="single" w:sz="8" w:space="0" w:color="000000"/>
              <w:bottom w:val="single" w:sz="8" w:space="0" w:color="000000"/>
              <w:right w:val="single" w:sz="8" w:space="0" w:color="000000"/>
            </w:tcBorders>
          </w:tcPr>
          <w:p w14:paraId="13508566" w14:textId="77777777" w:rsidR="005971C5" w:rsidRDefault="005971C5">
            <w:pPr>
              <w:snapToGrid w:val="0"/>
              <w:spacing w:line="276" w:lineRule="auto"/>
              <w:rPr>
                <w:rFonts w:ascii="宋体" w:eastAsia="宋体" w:hAnsi="宋体" w:cs="宋体" w:hint="eastAsia"/>
                <w:b/>
                <w:bCs/>
                <w:sz w:val="20"/>
                <w:szCs w:val="20"/>
              </w:rPr>
            </w:pPr>
          </w:p>
        </w:tc>
      </w:tr>
      <w:tr w:rsidR="005971C5" w14:paraId="2AE8540A" w14:textId="77777777">
        <w:trPr>
          <w:trHeight w:val="790"/>
        </w:trPr>
        <w:tc>
          <w:tcPr>
            <w:tcW w:w="8222" w:type="dxa"/>
            <w:gridSpan w:val="2"/>
            <w:tcBorders>
              <w:top w:val="single" w:sz="8" w:space="0" w:color="000000"/>
              <w:left w:val="single" w:sz="8" w:space="0" w:color="000000"/>
              <w:bottom w:val="single" w:sz="8" w:space="0" w:color="000000"/>
              <w:right w:val="single" w:sz="8" w:space="0" w:color="000000"/>
            </w:tcBorders>
          </w:tcPr>
          <w:p w14:paraId="76A6A356" w14:textId="77777777" w:rsidR="005971C5" w:rsidRDefault="00000000">
            <w:pPr>
              <w:pStyle w:val="af"/>
              <w:numPr>
                <w:ilvl w:val="0"/>
                <w:numId w:val="1"/>
              </w:numPr>
              <w:snapToGrid w:val="0"/>
              <w:spacing w:line="276" w:lineRule="auto"/>
              <w:ind w:firstLineChars="0"/>
              <w:rPr>
                <w:rFonts w:ascii="宋体" w:eastAsia="宋体" w:hAnsi="宋体" w:cs="宋体" w:hint="eastAsia"/>
                <w:b/>
                <w:bCs/>
                <w:sz w:val="20"/>
                <w:szCs w:val="20"/>
              </w:rPr>
            </w:pPr>
            <w:r>
              <w:rPr>
                <w:rFonts w:ascii="宋体" w:eastAsia="宋体" w:hAnsi="宋体" w:cs="宋体" w:hint="eastAsia"/>
                <w:b/>
                <w:bCs/>
                <w:sz w:val="20"/>
                <w:szCs w:val="20"/>
              </w:rPr>
              <w:t>请说明本发明/实用新型技术方案的落地可能性？</w:t>
            </w:r>
          </w:p>
          <w:p w14:paraId="71D52036"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填写说明：请分析技术方案的落地可能性并附相关说明。</w:t>
            </w:r>
          </w:p>
          <w:p w14:paraId="1841AF2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如：已确定或计划应用于XX版本的XX产品中；或者已确定或计划纳入XX标准中。</w:t>
            </w:r>
          </w:p>
        </w:tc>
      </w:tr>
      <w:tr w:rsidR="005971C5" w14:paraId="70D9F512" w14:textId="77777777">
        <w:trPr>
          <w:trHeight w:val="4004"/>
        </w:trPr>
        <w:tc>
          <w:tcPr>
            <w:tcW w:w="8222" w:type="dxa"/>
            <w:gridSpan w:val="2"/>
            <w:tcBorders>
              <w:top w:val="single" w:sz="8" w:space="0" w:color="000000"/>
              <w:left w:val="single" w:sz="8" w:space="0" w:color="000000"/>
              <w:bottom w:val="single" w:sz="8" w:space="0" w:color="000000"/>
              <w:right w:val="single" w:sz="8" w:space="0" w:color="000000"/>
            </w:tcBorders>
          </w:tcPr>
          <w:p w14:paraId="2DECCF50"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计划应用于V2.4.0版本的</w:t>
            </w:r>
            <w:bookmarkStart w:id="94" w:name="OLE_LINK109"/>
            <w:r>
              <w:rPr>
                <w:rFonts w:ascii="宋体" w:eastAsia="宋体" w:hAnsi="宋体" w:cs="宋体" w:hint="eastAsia"/>
                <w:sz w:val="20"/>
                <w:szCs w:val="20"/>
              </w:rPr>
              <w:t>广域分布式存储产品</w:t>
            </w:r>
            <w:bookmarkEnd w:id="94"/>
            <w:r>
              <w:rPr>
                <w:rFonts w:ascii="宋体" w:eastAsia="宋体" w:hAnsi="宋体" w:cs="宋体" w:hint="eastAsia"/>
                <w:sz w:val="20"/>
                <w:szCs w:val="20"/>
              </w:rPr>
              <w:t>中；</w:t>
            </w:r>
          </w:p>
        </w:tc>
      </w:tr>
    </w:tbl>
    <w:p w14:paraId="749B988A" w14:textId="77777777" w:rsidR="005971C5" w:rsidRDefault="00000000">
      <w:pPr>
        <w:snapToGrid w:val="0"/>
        <w:spacing w:line="276" w:lineRule="auto"/>
        <w:jc w:val="left"/>
        <w:rPr>
          <w:rFonts w:ascii="宋体" w:eastAsia="宋体" w:hAnsi="宋体" w:cs="宋体" w:hint="eastAsia"/>
          <w:b/>
          <w:bCs/>
          <w:kern w:val="0"/>
          <w:sz w:val="20"/>
          <w:szCs w:val="20"/>
        </w:rPr>
      </w:pPr>
      <w:r>
        <w:rPr>
          <w:rFonts w:ascii="宋体" w:eastAsia="宋体" w:hAnsi="宋体" w:cs="宋体" w:hint="eastAsia"/>
          <w:sz w:val="20"/>
          <w:szCs w:val="20"/>
        </w:rPr>
        <w:t xml:space="preserve"> </w:t>
      </w:r>
      <w:r>
        <w:rPr>
          <w:rFonts w:ascii="宋体" w:eastAsia="宋体" w:hAnsi="宋体" w:cs="宋体" w:hint="eastAsia"/>
          <w:b/>
          <w:bCs/>
          <w:kern w:val="0"/>
          <w:sz w:val="20"/>
          <w:szCs w:val="20"/>
        </w:rPr>
        <w:t>注意</w:t>
      </w:r>
      <w:r>
        <w:rPr>
          <w:rFonts w:ascii="宋体" w:eastAsia="宋体" w:hAnsi="宋体" w:cs="宋体" w:hint="eastAsia"/>
          <w:kern w:val="0"/>
          <w:sz w:val="20"/>
          <w:szCs w:val="20"/>
        </w:rPr>
        <w:t>：交底书应当对发明创造作出清楚、完整说明，术语应采用行业标准用语，公开技术必须彻底、详尽。由于专利申请文件在申请后不能对其内容进行修改，即不能改变、增加或删除，因此交底书必须充分完整。现有技术不足或存在问题、发明目的、采取的技术手段、及新技术手段带来的优点效果应统一。</w:t>
      </w:r>
      <w:r>
        <w:rPr>
          <w:rFonts w:ascii="宋体" w:eastAsia="宋体" w:hAnsi="宋体" w:cs="宋体" w:hint="eastAsia"/>
          <w:b/>
          <w:bCs/>
          <w:kern w:val="0"/>
          <w:sz w:val="20"/>
          <w:szCs w:val="20"/>
        </w:rPr>
        <w:t>尤需注意，发明创新点应是在申请专利时全世界范围内都没有公开的，如已有销售等公开行为请告知。</w:t>
      </w:r>
    </w:p>
    <w:p w14:paraId="1037E0A5" w14:textId="77777777" w:rsidR="005971C5" w:rsidRDefault="00000000">
      <w:pPr>
        <w:rPr>
          <w:rFonts w:ascii="宋体" w:eastAsia="宋体" w:hAnsi="宋体" w:cs="宋体" w:hint="eastAsia"/>
          <w:b/>
          <w:bCs/>
          <w:kern w:val="0"/>
          <w:sz w:val="20"/>
          <w:szCs w:val="20"/>
        </w:rPr>
      </w:pPr>
      <w:r>
        <w:rPr>
          <w:rFonts w:ascii="宋体" w:eastAsia="宋体" w:hAnsi="宋体" w:cs="宋体" w:hint="eastAsia"/>
          <w:b/>
          <w:bCs/>
          <w:kern w:val="0"/>
          <w:sz w:val="20"/>
          <w:szCs w:val="20"/>
        </w:rPr>
        <w:br w:type="page"/>
      </w:r>
    </w:p>
    <w:p w14:paraId="4AB1CCD1" w14:textId="77777777" w:rsidR="005971C5" w:rsidRDefault="00000000">
      <w:pPr>
        <w:snapToGrid w:val="0"/>
        <w:spacing w:line="276" w:lineRule="auto"/>
        <w:jc w:val="left"/>
        <w:rPr>
          <w:rFonts w:ascii="宋体" w:eastAsia="宋体" w:hAnsi="宋体" w:cs="宋体" w:hint="eastAsia"/>
          <w:b/>
          <w:bCs/>
          <w:sz w:val="20"/>
          <w:szCs w:val="20"/>
        </w:rPr>
      </w:pPr>
      <w:r>
        <w:rPr>
          <w:rFonts w:ascii="宋体" w:eastAsia="宋体" w:hAnsi="宋体" w:cs="宋体" w:hint="eastAsia"/>
          <w:b/>
          <w:bCs/>
          <w:sz w:val="20"/>
          <w:szCs w:val="20"/>
          <w:shd w:val="clear" w:color="auto" w:fill="FFFFFF"/>
        </w:rPr>
        <w:lastRenderedPageBreak/>
        <w:t>*所有发明/实用新型专利必须进行初步检索（</w:t>
      </w:r>
      <w:r>
        <w:rPr>
          <w:rFonts w:ascii="宋体" w:eastAsia="宋体" w:hAnsi="宋体" w:cs="宋体" w:hint="eastAsia"/>
          <w:b/>
          <w:bCs/>
          <w:sz w:val="20"/>
          <w:szCs w:val="20"/>
        </w:rPr>
        <w:t>表格不够可另附页）</w:t>
      </w:r>
    </w:p>
    <w:tbl>
      <w:tblPr>
        <w:tblStyle w:val="ab"/>
        <w:tblW w:w="8647" w:type="dxa"/>
        <w:tblInd w:w="-152" w:type="dxa"/>
        <w:tblLayout w:type="fixed"/>
        <w:tblCellMar>
          <w:top w:w="120" w:type="dxa"/>
          <w:left w:w="60" w:type="dxa"/>
          <w:bottom w:w="120" w:type="dxa"/>
          <w:right w:w="60" w:type="dxa"/>
        </w:tblCellMar>
        <w:tblLook w:val="04A0" w:firstRow="1" w:lastRow="0" w:firstColumn="1" w:lastColumn="0" w:noHBand="0" w:noVBand="1"/>
      </w:tblPr>
      <w:tblGrid>
        <w:gridCol w:w="851"/>
        <w:gridCol w:w="816"/>
        <w:gridCol w:w="318"/>
        <w:gridCol w:w="6662"/>
      </w:tblGrid>
      <w:tr w:rsidR="005971C5" w14:paraId="27B885C3" w14:textId="77777777">
        <w:trPr>
          <w:trHeight w:val="555"/>
        </w:trPr>
        <w:tc>
          <w:tcPr>
            <w:tcW w:w="8647" w:type="dxa"/>
            <w:gridSpan w:val="4"/>
            <w:tcBorders>
              <w:top w:val="single" w:sz="8" w:space="0" w:color="000000"/>
              <w:left w:val="single" w:sz="8" w:space="0" w:color="000000"/>
              <w:bottom w:val="single" w:sz="8" w:space="0" w:color="000000"/>
              <w:right w:val="single" w:sz="8" w:space="0" w:color="000000"/>
            </w:tcBorders>
            <w:vAlign w:val="center"/>
          </w:tcPr>
          <w:p w14:paraId="220B5494" w14:textId="77777777" w:rsidR="005971C5" w:rsidRDefault="00000000">
            <w:pPr>
              <w:snapToGrid w:val="0"/>
              <w:spacing w:line="276" w:lineRule="auto"/>
              <w:jc w:val="center"/>
              <w:rPr>
                <w:rFonts w:ascii="宋体" w:eastAsia="宋体" w:hAnsi="宋体" w:cs="宋体" w:hint="eastAsia"/>
                <w:sz w:val="20"/>
                <w:szCs w:val="20"/>
              </w:rPr>
            </w:pPr>
            <w:r>
              <w:rPr>
                <w:rFonts w:ascii="宋体" w:eastAsia="宋体" w:hAnsi="宋体" w:cs="宋体" w:hint="eastAsia"/>
                <w:b/>
                <w:bCs/>
                <w:sz w:val="36"/>
                <w:szCs w:val="36"/>
              </w:rPr>
              <w:t>第二部分 检索报告</w:t>
            </w:r>
          </w:p>
        </w:tc>
      </w:tr>
      <w:tr w:rsidR="005971C5" w14:paraId="1D599DE4" w14:textId="77777777">
        <w:trPr>
          <w:trHeight w:val="555"/>
        </w:trPr>
        <w:tc>
          <w:tcPr>
            <w:tcW w:w="1667" w:type="dxa"/>
            <w:gridSpan w:val="2"/>
            <w:tcBorders>
              <w:top w:val="single" w:sz="8" w:space="0" w:color="000000"/>
              <w:left w:val="single" w:sz="8" w:space="0" w:color="000000"/>
              <w:bottom w:val="single" w:sz="8" w:space="0" w:color="000000"/>
              <w:right w:val="single" w:sz="8" w:space="0" w:color="000000"/>
            </w:tcBorders>
            <w:vAlign w:val="center"/>
          </w:tcPr>
          <w:p w14:paraId="6CF05511"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提案名称</w:t>
            </w:r>
          </w:p>
        </w:tc>
        <w:tc>
          <w:tcPr>
            <w:tcW w:w="6980" w:type="dxa"/>
            <w:gridSpan w:val="2"/>
            <w:tcBorders>
              <w:top w:val="single" w:sz="8" w:space="0" w:color="000000"/>
              <w:left w:val="single" w:sz="8" w:space="0" w:color="000000"/>
              <w:bottom w:val="single" w:sz="8" w:space="0" w:color="000000"/>
              <w:right w:val="single" w:sz="8" w:space="0" w:color="000000"/>
            </w:tcBorders>
            <w:vAlign w:val="center"/>
          </w:tcPr>
          <w:p w14:paraId="5AFC551A"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b/>
                <w:bCs/>
                <w:sz w:val="20"/>
                <w:szCs w:val="20"/>
              </w:rPr>
              <w:t>一种基于广域分布式存储的数据流动调度策略</w:t>
            </w:r>
          </w:p>
        </w:tc>
      </w:tr>
      <w:tr w:rsidR="005971C5" w14:paraId="0CC75E8A" w14:textId="77777777">
        <w:trPr>
          <w:trHeight w:val="480"/>
        </w:trPr>
        <w:tc>
          <w:tcPr>
            <w:tcW w:w="851" w:type="dxa"/>
            <w:vMerge w:val="restart"/>
            <w:tcBorders>
              <w:top w:val="single" w:sz="8" w:space="0" w:color="000000"/>
              <w:left w:val="single" w:sz="8" w:space="0" w:color="000000"/>
              <w:bottom w:val="single" w:sz="8" w:space="0" w:color="000000"/>
              <w:right w:val="single" w:sz="8" w:space="0" w:color="000000"/>
            </w:tcBorders>
            <w:vAlign w:val="center"/>
          </w:tcPr>
          <w:p w14:paraId="120AE655" w14:textId="77777777" w:rsidR="005971C5" w:rsidRDefault="00000000">
            <w:pPr>
              <w:snapToGrid w:val="0"/>
              <w:spacing w:line="276" w:lineRule="auto"/>
              <w:rPr>
                <w:rFonts w:ascii="宋体" w:eastAsia="宋体" w:hAnsi="宋体" w:cs="宋体" w:hint="eastAsia"/>
                <w:b/>
                <w:bCs/>
                <w:sz w:val="20"/>
                <w:szCs w:val="20"/>
              </w:rPr>
            </w:pPr>
            <w:r>
              <w:rPr>
                <w:rFonts w:ascii="宋体" w:eastAsia="宋体" w:hAnsi="宋体" w:cs="宋体" w:hint="eastAsia"/>
                <w:b/>
                <w:bCs/>
                <w:sz w:val="20"/>
                <w:szCs w:val="20"/>
              </w:rPr>
              <w:t>中国联通专利数据库检索结果</w:t>
            </w:r>
          </w:p>
        </w:tc>
        <w:tc>
          <w:tcPr>
            <w:tcW w:w="7796" w:type="dxa"/>
            <w:gridSpan w:val="3"/>
            <w:tcBorders>
              <w:top w:val="single" w:sz="8" w:space="0" w:color="000000"/>
              <w:left w:val="single" w:sz="8" w:space="0" w:color="000000"/>
              <w:bottom w:val="single" w:sz="8" w:space="0" w:color="000000"/>
              <w:right w:val="single" w:sz="8" w:space="0" w:color="000000"/>
            </w:tcBorders>
            <w:vAlign w:val="center"/>
          </w:tcPr>
          <w:p w14:paraId="47330EB0" w14:textId="77777777" w:rsidR="005971C5" w:rsidRDefault="00000000">
            <w:pPr>
              <w:snapToGrid w:val="0"/>
              <w:spacing w:line="276" w:lineRule="auto"/>
              <w:rPr>
                <w:rFonts w:ascii="宋体" w:eastAsia="宋体" w:hAnsi="宋体" w:cs="宋体" w:hint="eastAsia"/>
                <w:b/>
                <w:bCs/>
                <w:sz w:val="20"/>
                <w:szCs w:val="20"/>
              </w:rPr>
            </w:pPr>
            <w:r>
              <w:rPr>
                <w:rFonts w:ascii="宋体" w:eastAsia="宋体" w:hAnsi="宋体" w:cs="宋体" w:hint="eastAsia"/>
                <w:b/>
                <w:bCs/>
                <w:sz w:val="20"/>
                <w:szCs w:val="20"/>
              </w:rPr>
              <w:t>登录方式：集团云门户-应用中心-科技创新平台-专利服务-专利数据查询</w:t>
            </w:r>
          </w:p>
        </w:tc>
      </w:tr>
      <w:tr w:rsidR="005971C5" w14:paraId="6D783394" w14:textId="77777777">
        <w:trPr>
          <w:trHeight w:val="747"/>
        </w:trPr>
        <w:tc>
          <w:tcPr>
            <w:tcW w:w="851" w:type="dxa"/>
            <w:vMerge/>
            <w:tcBorders>
              <w:top w:val="single" w:sz="8" w:space="0" w:color="000000"/>
              <w:left w:val="single" w:sz="8" w:space="0" w:color="000000"/>
              <w:bottom w:val="single" w:sz="8" w:space="0" w:color="000000"/>
              <w:right w:val="single" w:sz="8" w:space="0" w:color="000000"/>
            </w:tcBorders>
          </w:tcPr>
          <w:p w14:paraId="57829D7D"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48E09795"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检索关键词</w:t>
            </w:r>
          </w:p>
        </w:tc>
        <w:tc>
          <w:tcPr>
            <w:tcW w:w="6662" w:type="dxa"/>
            <w:tcBorders>
              <w:top w:val="single" w:sz="8" w:space="0" w:color="000000"/>
              <w:left w:val="single" w:sz="8" w:space="0" w:color="000000"/>
              <w:bottom w:val="single" w:sz="8" w:space="0" w:color="000000"/>
              <w:right w:val="single" w:sz="8" w:space="0" w:color="000000"/>
            </w:tcBorders>
            <w:vAlign w:val="center"/>
          </w:tcPr>
          <w:p w14:paraId="6B23FA6E"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分布式：</w:t>
            </w:r>
          </w:p>
          <w:p w14:paraId="5E4B3CDA"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存储：</w:t>
            </w:r>
          </w:p>
          <w:p w14:paraId="076A70CF"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数据调度：</w:t>
            </w:r>
          </w:p>
          <w:p w14:paraId="1976611C"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调度策略：</w:t>
            </w:r>
          </w:p>
        </w:tc>
      </w:tr>
      <w:tr w:rsidR="005971C5" w14:paraId="671783C3" w14:textId="77777777">
        <w:trPr>
          <w:trHeight w:val="403"/>
        </w:trPr>
        <w:tc>
          <w:tcPr>
            <w:tcW w:w="851" w:type="dxa"/>
            <w:vMerge/>
            <w:tcBorders>
              <w:top w:val="single" w:sz="8" w:space="0" w:color="000000"/>
              <w:left w:val="single" w:sz="8" w:space="0" w:color="000000"/>
              <w:bottom w:val="single" w:sz="8" w:space="0" w:color="000000"/>
              <w:right w:val="single" w:sz="8" w:space="0" w:color="000000"/>
            </w:tcBorders>
          </w:tcPr>
          <w:p w14:paraId="375FAEC0"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6CBFCA7F"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14C866AC"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1）根据发明主题选择最能体现该发明技术特征及创新点的词语，避免使用一般描述性词语；（2）关键词不得少于三个，第一个应选择独立关键词，其他两个应选择组合关键词；（3）不要选择英文缩写。</w:t>
            </w:r>
          </w:p>
        </w:tc>
      </w:tr>
      <w:tr w:rsidR="005971C5" w14:paraId="19DB269F" w14:textId="77777777">
        <w:trPr>
          <w:trHeight w:val="1928"/>
        </w:trPr>
        <w:tc>
          <w:tcPr>
            <w:tcW w:w="851" w:type="dxa"/>
            <w:vMerge/>
            <w:tcBorders>
              <w:top w:val="single" w:sz="8" w:space="0" w:color="000000"/>
              <w:left w:val="single" w:sz="8" w:space="0" w:color="000000"/>
              <w:bottom w:val="single" w:sz="8" w:space="0" w:color="000000"/>
              <w:right w:val="single" w:sz="8" w:space="0" w:color="000000"/>
            </w:tcBorders>
          </w:tcPr>
          <w:p w14:paraId="0C26C149" w14:textId="77777777" w:rsidR="005971C5" w:rsidRDefault="005971C5">
            <w:pPr>
              <w:snapToGrid w:val="0"/>
              <w:spacing w:line="276" w:lineRule="auto"/>
              <w:rPr>
                <w:rFonts w:ascii="宋体" w:eastAsia="宋体" w:hAnsi="宋体" w:cs="宋体" w:hint="eastAsia"/>
                <w:sz w:val="20"/>
                <w:szCs w:val="20"/>
              </w:rPr>
            </w:pP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45D1C125"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检索结果明细</w:t>
            </w:r>
          </w:p>
        </w:tc>
        <w:tc>
          <w:tcPr>
            <w:tcW w:w="6662" w:type="dxa"/>
            <w:tcBorders>
              <w:top w:val="single" w:sz="8" w:space="0" w:color="000000"/>
              <w:left w:val="single" w:sz="8" w:space="0" w:color="000000"/>
              <w:bottom w:val="single" w:sz="8" w:space="0" w:color="000000"/>
              <w:right w:val="single" w:sz="8" w:space="0" w:color="000000"/>
            </w:tcBorders>
            <w:vAlign w:val="center"/>
          </w:tcPr>
          <w:p w14:paraId="1AEB880D" w14:textId="77777777" w:rsidR="005971C5" w:rsidRDefault="00000000">
            <w:pPr>
              <w:numPr>
                <w:ilvl w:val="0"/>
                <w:numId w:val="5"/>
              </w:numPr>
            </w:pPr>
            <w:r>
              <w:rPr>
                <w:rFonts w:hint="eastAsia"/>
              </w:rPr>
              <w:t xml:space="preserve">CN117421299A </w:t>
            </w:r>
            <w:r>
              <w:rPr>
                <w:rFonts w:hint="eastAsia"/>
              </w:rPr>
              <w:t>基于数据迁移的数据调度方法与系统</w:t>
            </w:r>
          </w:p>
          <w:p w14:paraId="58CF2BDE" w14:textId="77777777" w:rsidR="005971C5" w:rsidRDefault="00000000">
            <w:pPr>
              <w:numPr>
                <w:ilvl w:val="0"/>
                <w:numId w:val="5"/>
              </w:numPr>
            </w:pPr>
            <w:r>
              <w:rPr>
                <w:rFonts w:hint="eastAsia"/>
              </w:rPr>
              <w:t xml:space="preserve">CN119149197A </w:t>
            </w:r>
            <w:r>
              <w:rPr>
                <w:rFonts w:hint="eastAsia"/>
              </w:rPr>
              <w:t>数据迁移调度方法、装置、设备、存储介质和程序产品</w:t>
            </w:r>
          </w:p>
          <w:p w14:paraId="1ED2D8FD" w14:textId="77777777" w:rsidR="005971C5" w:rsidRDefault="00000000">
            <w:pPr>
              <w:numPr>
                <w:ilvl w:val="0"/>
                <w:numId w:val="5"/>
              </w:numPr>
              <w:rPr>
                <w:rFonts w:ascii="宋体" w:eastAsia="宋体" w:hAnsi="宋体" w:cs="宋体" w:hint="eastAsia"/>
                <w:sz w:val="20"/>
                <w:szCs w:val="20"/>
              </w:rPr>
            </w:pPr>
            <w:r>
              <w:rPr>
                <w:rFonts w:hint="eastAsia"/>
              </w:rPr>
              <w:t xml:space="preserve">CN103106152A </w:t>
            </w:r>
            <w:r>
              <w:rPr>
                <w:rFonts w:hint="eastAsia"/>
              </w:rPr>
              <w:t>基于层次存储介质的数据调度方法</w:t>
            </w:r>
          </w:p>
        </w:tc>
      </w:tr>
      <w:tr w:rsidR="005971C5" w14:paraId="48AC3270" w14:textId="77777777">
        <w:trPr>
          <w:trHeight w:val="3858"/>
        </w:trPr>
        <w:tc>
          <w:tcPr>
            <w:tcW w:w="851" w:type="dxa"/>
            <w:vMerge/>
            <w:tcBorders>
              <w:top w:val="single" w:sz="8" w:space="0" w:color="000000"/>
              <w:left w:val="single" w:sz="8" w:space="0" w:color="000000"/>
              <w:bottom w:val="single" w:sz="8" w:space="0" w:color="000000"/>
              <w:right w:val="single" w:sz="8" w:space="0" w:color="000000"/>
            </w:tcBorders>
          </w:tcPr>
          <w:p w14:paraId="07656AE5"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58C29175"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最相关的专利文献分析</w:t>
            </w:r>
          </w:p>
        </w:tc>
        <w:tc>
          <w:tcPr>
            <w:tcW w:w="6662" w:type="dxa"/>
            <w:tcBorders>
              <w:top w:val="single" w:sz="8" w:space="0" w:color="000000"/>
              <w:left w:val="single" w:sz="8" w:space="0" w:color="000000"/>
              <w:bottom w:val="single" w:sz="8" w:space="0" w:color="000000"/>
              <w:right w:val="single" w:sz="8" w:space="0" w:color="000000"/>
            </w:tcBorders>
            <w:vAlign w:val="center"/>
          </w:tcPr>
          <w:p w14:paraId="3B530D2C" w14:textId="77777777" w:rsidR="005971C5" w:rsidRDefault="00000000">
            <w:bookmarkStart w:id="95" w:name="OLE_LINK28"/>
            <w:r>
              <w:rPr>
                <w:rFonts w:hint="eastAsia"/>
              </w:rPr>
              <w:t>CN</w:t>
            </w:r>
            <w:bookmarkStart w:id="96" w:name="OLE_LINK27"/>
            <w:r>
              <w:rPr>
                <w:rFonts w:hint="eastAsia"/>
              </w:rPr>
              <w:t xml:space="preserve">103106152A </w:t>
            </w:r>
            <w:bookmarkEnd w:id="95"/>
            <w:r>
              <w:rPr>
                <w:rFonts w:hint="eastAsia"/>
              </w:rPr>
              <w:t>基于层次存储介质的数据调度方法</w:t>
            </w:r>
          </w:p>
          <w:p w14:paraId="7C2D1863" w14:textId="77777777" w:rsidR="005971C5" w:rsidRDefault="005971C5">
            <w:pPr>
              <w:snapToGrid w:val="0"/>
              <w:spacing w:line="276" w:lineRule="auto"/>
              <w:rPr>
                <w:rFonts w:ascii="宋体" w:eastAsia="宋体" w:hAnsi="宋体" w:hint="eastAsia"/>
                <w:sz w:val="20"/>
                <w:szCs w:val="20"/>
              </w:rPr>
            </w:pPr>
          </w:p>
          <w:p w14:paraId="690D9223"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hint="eastAsia"/>
                <w:sz w:val="20"/>
                <w:szCs w:val="20"/>
              </w:rPr>
              <w:t>与本方案要解决的问题以及处理方法有一定相似性，本方案主要针对的是数据流动任务下发策略，将任务下发到各个地域节点进行调度，同时还需要地域定期执行进度上报。</w:t>
            </w:r>
            <w:bookmarkEnd w:id="96"/>
          </w:p>
        </w:tc>
      </w:tr>
      <w:tr w:rsidR="005971C5" w14:paraId="29AAE8DC" w14:textId="77777777">
        <w:trPr>
          <w:trHeight w:val="705"/>
        </w:trPr>
        <w:tc>
          <w:tcPr>
            <w:tcW w:w="851" w:type="dxa"/>
            <w:vMerge/>
            <w:tcBorders>
              <w:top w:val="single" w:sz="8" w:space="0" w:color="000000"/>
              <w:left w:val="single" w:sz="8" w:space="0" w:color="000000"/>
              <w:bottom w:val="single" w:sz="8" w:space="0" w:color="000000"/>
              <w:right w:val="single" w:sz="8" w:space="0" w:color="000000"/>
            </w:tcBorders>
          </w:tcPr>
          <w:p w14:paraId="1117D7D8"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5AC0352F"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1AC5435D"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w:t>
            </w:r>
          </w:p>
          <w:p w14:paraId="1CB600DB"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1、包括名称、专利号或申请号、已公布的技术实现方案、与该发明的异同等</w:t>
            </w:r>
          </w:p>
          <w:p w14:paraId="0D4BA2A2"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2、最相关的专利文献是指：（1）该专利文献的缺点或不足正是本发明专利所要解决的技术问题；（2）该专利文献与本发明专利要解决的技术问题相同或类似，但采取了不同的技术手段；（3）该专利文献与本发明专利采用了相同或类似的技术手段。</w:t>
            </w:r>
          </w:p>
        </w:tc>
      </w:tr>
      <w:tr w:rsidR="005971C5" w14:paraId="0CDFF662" w14:textId="77777777">
        <w:trPr>
          <w:trHeight w:val="577"/>
        </w:trPr>
        <w:tc>
          <w:tcPr>
            <w:tcW w:w="851" w:type="dxa"/>
            <w:vMerge w:val="restart"/>
            <w:tcBorders>
              <w:top w:val="single" w:sz="8" w:space="0" w:color="000000"/>
              <w:left w:val="single" w:sz="8" w:space="0" w:color="000000"/>
              <w:bottom w:val="single" w:sz="8" w:space="0" w:color="000000"/>
              <w:right w:val="single" w:sz="8" w:space="0" w:color="000000"/>
            </w:tcBorders>
            <w:vAlign w:val="center"/>
          </w:tcPr>
          <w:p w14:paraId="1CB408C1"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lastRenderedPageBreak/>
              <w:t>公共搜索引擎检索结果</w:t>
            </w: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41C09CDE"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搜索引擎</w:t>
            </w:r>
          </w:p>
        </w:tc>
        <w:tc>
          <w:tcPr>
            <w:tcW w:w="6662" w:type="dxa"/>
            <w:tcBorders>
              <w:top w:val="single" w:sz="8" w:space="0" w:color="000000"/>
              <w:left w:val="single" w:sz="8" w:space="0" w:color="000000"/>
              <w:bottom w:val="single" w:sz="8" w:space="0" w:color="000000"/>
              <w:right w:val="single" w:sz="8" w:space="0" w:color="000000"/>
            </w:tcBorders>
            <w:vAlign w:val="center"/>
          </w:tcPr>
          <w:p w14:paraId="154ED8CD"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 xml:space="preserve">百度（ </w:t>
            </w:r>
            <w:r>
              <w:rPr>
                <w:rFonts w:ascii="Arial" w:eastAsia="宋体" w:hAnsi="Arial" w:cs="Arial"/>
                <w:sz w:val="20"/>
                <w:szCs w:val="20"/>
              </w:rPr>
              <w:t>√</w:t>
            </w:r>
            <w:r>
              <w:rPr>
                <w:rFonts w:ascii="宋体" w:eastAsia="宋体" w:hAnsi="宋体" w:cs="宋体" w:hint="eastAsia"/>
                <w:sz w:val="20"/>
                <w:szCs w:val="20"/>
              </w:rPr>
              <w:t xml:space="preserve"> ）  google（ </w:t>
            </w:r>
            <w:r>
              <w:rPr>
                <w:rFonts w:ascii="Arial" w:eastAsia="宋体" w:hAnsi="Arial" w:cs="Arial"/>
                <w:sz w:val="20"/>
                <w:szCs w:val="20"/>
              </w:rPr>
              <w:t>√</w:t>
            </w:r>
            <w:r>
              <w:rPr>
                <w:rFonts w:ascii="宋体" w:eastAsia="宋体" w:hAnsi="宋体" w:cs="宋体" w:hint="eastAsia"/>
                <w:sz w:val="20"/>
                <w:szCs w:val="20"/>
              </w:rPr>
              <w:t xml:space="preserve"> ）  其他（   ）</w:t>
            </w:r>
          </w:p>
        </w:tc>
      </w:tr>
      <w:tr w:rsidR="005971C5" w14:paraId="737C7250" w14:textId="77777777">
        <w:trPr>
          <w:trHeight w:val="630"/>
        </w:trPr>
        <w:tc>
          <w:tcPr>
            <w:tcW w:w="851" w:type="dxa"/>
            <w:vMerge/>
            <w:tcBorders>
              <w:top w:val="single" w:sz="8" w:space="0" w:color="000000"/>
              <w:left w:val="single" w:sz="8" w:space="0" w:color="000000"/>
              <w:bottom w:val="single" w:sz="8" w:space="0" w:color="000000"/>
              <w:right w:val="single" w:sz="8" w:space="0" w:color="000000"/>
            </w:tcBorders>
            <w:vAlign w:val="center"/>
          </w:tcPr>
          <w:p w14:paraId="06FBD324" w14:textId="77777777" w:rsidR="005971C5" w:rsidRDefault="005971C5">
            <w:pPr>
              <w:snapToGrid w:val="0"/>
              <w:spacing w:line="276" w:lineRule="auto"/>
              <w:rPr>
                <w:rFonts w:ascii="宋体" w:eastAsia="宋体" w:hAnsi="宋体" w:cs="宋体" w:hint="eastAsia"/>
                <w:sz w:val="20"/>
                <w:szCs w:val="20"/>
              </w:rPr>
            </w:pPr>
          </w:p>
        </w:tc>
        <w:tc>
          <w:tcPr>
            <w:tcW w:w="1134" w:type="dxa"/>
            <w:gridSpan w:val="2"/>
            <w:tcBorders>
              <w:top w:val="single" w:sz="8" w:space="0" w:color="000000"/>
              <w:left w:val="single" w:sz="8" w:space="0" w:color="000000"/>
              <w:bottom w:val="single" w:sz="8" w:space="0" w:color="000000"/>
              <w:right w:val="single" w:sz="8" w:space="0" w:color="000000"/>
            </w:tcBorders>
            <w:vAlign w:val="center"/>
          </w:tcPr>
          <w:p w14:paraId="05DFAEC6"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检索关键词</w:t>
            </w:r>
          </w:p>
        </w:tc>
        <w:tc>
          <w:tcPr>
            <w:tcW w:w="6662" w:type="dxa"/>
            <w:tcBorders>
              <w:top w:val="single" w:sz="8" w:space="0" w:color="000000"/>
              <w:left w:val="single" w:sz="8" w:space="0" w:color="000000"/>
              <w:bottom w:val="single" w:sz="8" w:space="0" w:color="000000"/>
              <w:right w:val="single" w:sz="8" w:space="0" w:color="000000"/>
            </w:tcBorders>
            <w:vAlign w:val="center"/>
          </w:tcPr>
          <w:p w14:paraId="71409939"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分布式：</w:t>
            </w:r>
          </w:p>
          <w:p w14:paraId="564321DB"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存储：</w:t>
            </w:r>
          </w:p>
          <w:p w14:paraId="6876BC07" w14:textId="77777777" w:rsidR="005971C5" w:rsidRDefault="00000000">
            <w:pPr>
              <w:snapToGrid w:val="0"/>
              <w:spacing w:line="276" w:lineRule="auto"/>
              <w:rPr>
                <w:rFonts w:ascii="宋体" w:eastAsia="宋体" w:hAnsi="宋体" w:hint="eastAsia"/>
                <w:sz w:val="20"/>
                <w:szCs w:val="20"/>
              </w:rPr>
            </w:pPr>
            <w:r>
              <w:rPr>
                <w:rFonts w:ascii="宋体" w:eastAsia="宋体" w:hAnsi="宋体" w:hint="eastAsia"/>
                <w:sz w:val="20"/>
                <w:szCs w:val="20"/>
              </w:rPr>
              <w:t>数据调度：</w:t>
            </w:r>
          </w:p>
          <w:p w14:paraId="2E1840D8"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hint="eastAsia"/>
                <w:sz w:val="20"/>
                <w:szCs w:val="20"/>
              </w:rPr>
              <w:t>调度策略：</w:t>
            </w:r>
          </w:p>
        </w:tc>
      </w:tr>
      <w:tr w:rsidR="005971C5" w14:paraId="5270A676" w14:textId="77777777">
        <w:trPr>
          <w:trHeight w:val="2525"/>
        </w:trPr>
        <w:tc>
          <w:tcPr>
            <w:tcW w:w="851" w:type="dxa"/>
            <w:vMerge/>
            <w:tcBorders>
              <w:top w:val="single" w:sz="8" w:space="0" w:color="000000"/>
              <w:left w:val="single" w:sz="8" w:space="0" w:color="000000"/>
              <w:bottom w:val="single" w:sz="8" w:space="0" w:color="000000"/>
              <w:right w:val="single" w:sz="8" w:space="0" w:color="000000"/>
            </w:tcBorders>
            <w:vAlign w:val="center"/>
          </w:tcPr>
          <w:p w14:paraId="083A4AB9"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3F513ECC"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检索结果明细</w:t>
            </w:r>
          </w:p>
        </w:tc>
        <w:tc>
          <w:tcPr>
            <w:tcW w:w="6662" w:type="dxa"/>
            <w:tcBorders>
              <w:top w:val="single" w:sz="8" w:space="0" w:color="000000"/>
              <w:left w:val="single" w:sz="8" w:space="0" w:color="000000"/>
              <w:bottom w:val="single" w:sz="8" w:space="0" w:color="000000"/>
              <w:right w:val="single" w:sz="8" w:space="0" w:color="000000"/>
            </w:tcBorders>
            <w:vAlign w:val="center"/>
          </w:tcPr>
          <w:p w14:paraId="2AE2FCAA" w14:textId="77777777" w:rsidR="005971C5" w:rsidRDefault="005971C5">
            <w:pPr>
              <w:pStyle w:val="1"/>
              <w:widowControl/>
              <w:shd w:val="clear" w:color="auto" w:fill="FFFFFF"/>
              <w:spacing w:beforeAutospacing="0" w:after="100" w:afterAutospacing="0" w:line="11" w:lineRule="atLeast"/>
              <w:rPr>
                <w:b w:val="0"/>
                <w:bCs w:val="0"/>
                <w:sz w:val="20"/>
                <w:szCs w:val="20"/>
              </w:rPr>
            </w:pPr>
            <w:hyperlink r:id="rId15" w:history="1">
              <w:r>
                <w:rPr>
                  <w:rStyle w:val="ae"/>
                  <w:b w:val="0"/>
                  <w:bCs w:val="0"/>
                  <w:sz w:val="20"/>
                  <w:szCs w:val="20"/>
                </w:rPr>
                <w:t>https://www.alibabacloud.com/help/zh/data-online-migration/user-guide/incremental-migration-based-on-the-scheduling-policy-and-overlap-policy</w:t>
              </w:r>
            </w:hyperlink>
          </w:p>
          <w:p w14:paraId="6103D674" w14:textId="77777777" w:rsidR="005971C5" w:rsidRDefault="00000000">
            <w:pPr>
              <w:pStyle w:val="1"/>
              <w:widowControl/>
              <w:shd w:val="clear" w:color="auto" w:fill="FFFFFF"/>
              <w:wordWrap w:val="0"/>
              <w:spacing w:beforeAutospacing="0" w:afterAutospacing="0"/>
              <w:rPr>
                <w:b w:val="0"/>
                <w:bCs w:val="0"/>
                <w:sz w:val="20"/>
                <w:szCs w:val="20"/>
              </w:rPr>
            </w:pPr>
            <w:r>
              <w:rPr>
                <w:b w:val="0"/>
                <w:bCs w:val="0"/>
                <w:sz w:val="20"/>
                <w:szCs w:val="20"/>
              </w:rPr>
              <w:t>结合调度策略和覆盖策略实现增量迁移</w:t>
            </w:r>
          </w:p>
          <w:p w14:paraId="6B471208" w14:textId="77777777" w:rsidR="005971C5" w:rsidRDefault="005971C5">
            <w:pPr>
              <w:pStyle w:val="1"/>
              <w:widowControl/>
              <w:shd w:val="clear" w:color="auto" w:fill="FFFFFF"/>
              <w:wordWrap w:val="0"/>
              <w:spacing w:beforeAutospacing="0" w:afterAutospacing="0"/>
              <w:rPr>
                <w:sz w:val="20"/>
                <w:szCs w:val="20"/>
              </w:rPr>
            </w:pPr>
            <w:hyperlink r:id="rId16" w:history="1">
              <w:r>
                <w:rPr>
                  <w:rStyle w:val="ae"/>
                  <w:sz w:val="20"/>
                  <w:szCs w:val="20"/>
                </w:rPr>
                <w:t>https://www.ctyun.cn/developer/article/617359178797125</w:t>
              </w:r>
            </w:hyperlink>
            <w:r>
              <w:rPr>
                <w:sz w:val="20"/>
                <w:szCs w:val="20"/>
              </w:rPr>
              <w:t xml:space="preserve"> </w:t>
            </w:r>
          </w:p>
          <w:p w14:paraId="208B9A58" w14:textId="77777777" w:rsidR="005971C5" w:rsidRDefault="00000000">
            <w:pPr>
              <w:pStyle w:val="1"/>
              <w:widowControl/>
              <w:shd w:val="clear" w:color="auto" w:fill="FFFFFF"/>
              <w:wordWrap w:val="0"/>
              <w:spacing w:beforeAutospacing="0" w:afterAutospacing="0"/>
              <w:rPr>
                <w:rFonts w:cstheme="minorBidi"/>
                <w:b w:val="0"/>
                <w:bCs w:val="0"/>
                <w:kern w:val="2"/>
                <w:sz w:val="20"/>
                <w:szCs w:val="20"/>
              </w:rPr>
            </w:pPr>
            <w:r>
              <w:rPr>
                <w:rFonts w:cstheme="minorBidi"/>
                <w:b w:val="0"/>
                <w:bCs w:val="0"/>
                <w:kern w:val="2"/>
                <w:sz w:val="20"/>
                <w:szCs w:val="20"/>
              </w:rPr>
              <w:t>面向大数据的存储资源调度算法：优化策略与实践探索</w:t>
            </w:r>
          </w:p>
          <w:p w14:paraId="26ACE8ED" w14:textId="77777777" w:rsidR="005971C5" w:rsidRDefault="005971C5">
            <w:pPr>
              <w:pStyle w:val="1"/>
              <w:widowControl/>
              <w:shd w:val="clear" w:color="auto" w:fill="FFFFFF"/>
              <w:wordWrap w:val="0"/>
              <w:spacing w:beforeAutospacing="0" w:afterAutospacing="0"/>
              <w:rPr>
                <w:sz w:val="20"/>
                <w:szCs w:val="20"/>
              </w:rPr>
            </w:pPr>
            <w:hyperlink r:id="rId17" w:history="1">
              <w:r>
                <w:rPr>
                  <w:rStyle w:val="ae"/>
                  <w:sz w:val="20"/>
                  <w:szCs w:val="20"/>
                </w:rPr>
                <w:t>https://www.oryoy.com/news/jie-mi-cun-chu-xi-tong-diao-du-wu-da-suan-fa-you-hua-ce-lve-gao-bie-xing-neng-ping-jing-jia-su-shu-j.html</w:t>
              </w:r>
            </w:hyperlink>
            <w:r>
              <w:rPr>
                <w:sz w:val="20"/>
                <w:szCs w:val="20"/>
              </w:rPr>
              <w:t xml:space="preserve"> </w:t>
            </w:r>
            <w:r>
              <w:rPr>
                <w:rFonts w:cstheme="minorBidi"/>
                <w:b w:val="0"/>
                <w:bCs w:val="0"/>
                <w:kern w:val="2"/>
                <w:sz w:val="20"/>
                <w:szCs w:val="20"/>
              </w:rPr>
              <w:t>揭秘存储系统调度：五大算法优化策略，告别性能瓶颈，加速数据流转</w:t>
            </w:r>
          </w:p>
        </w:tc>
      </w:tr>
      <w:tr w:rsidR="005971C5" w14:paraId="25753B38" w14:textId="77777777">
        <w:trPr>
          <w:trHeight w:val="167"/>
        </w:trPr>
        <w:tc>
          <w:tcPr>
            <w:tcW w:w="851" w:type="dxa"/>
            <w:vMerge/>
            <w:tcBorders>
              <w:top w:val="single" w:sz="8" w:space="0" w:color="000000"/>
              <w:left w:val="single" w:sz="8" w:space="0" w:color="000000"/>
              <w:bottom w:val="single" w:sz="8" w:space="0" w:color="000000"/>
              <w:right w:val="single" w:sz="8" w:space="0" w:color="000000"/>
            </w:tcBorders>
            <w:vAlign w:val="center"/>
          </w:tcPr>
          <w:p w14:paraId="46AED8F4"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3CC5EB8C"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0FEA2AB6"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填写说明：包括名称、主要内容</w:t>
            </w:r>
          </w:p>
        </w:tc>
      </w:tr>
      <w:tr w:rsidR="005971C5" w14:paraId="79FBAF84" w14:textId="77777777">
        <w:trPr>
          <w:trHeight w:val="2809"/>
        </w:trPr>
        <w:tc>
          <w:tcPr>
            <w:tcW w:w="851" w:type="dxa"/>
            <w:vMerge/>
            <w:tcBorders>
              <w:top w:val="single" w:sz="8" w:space="0" w:color="000000"/>
              <w:left w:val="single" w:sz="8" w:space="0" w:color="000000"/>
              <w:bottom w:val="single" w:sz="8" w:space="0" w:color="000000"/>
              <w:right w:val="single" w:sz="8" w:space="0" w:color="000000"/>
            </w:tcBorders>
            <w:vAlign w:val="center"/>
          </w:tcPr>
          <w:p w14:paraId="1D6DA88A"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12E77DC4"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与最接近现有技术的对比分析</w:t>
            </w:r>
          </w:p>
        </w:tc>
        <w:tc>
          <w:tcPr>
            <w:tcW w:w="6662" w:type="dxa"/>
            <w:tcBorders>
              <w:top w:val="single" w:sz="8" w:space="0" w:color="000000"/>
              <w:left w:val="single" w:sz="8" w:space="0" w:color="000000"/>
              <w:bottom w:val="single" w:sz="8" w:space="0" w:color="000000"/>
              <w:right w:val="single" w:sz="8" w:space="0" w:color="000000"/>
            </w:tcBorders>
            <w:vAlign w:val="center"/>
          </w:tcPr>
          <w:p w14:paraId="55D0948E" w14:textId="77777777" w:rsidR="005971C5" w:rsidRDefault="005971C5">
            <w:pPr>
              <w:pStyle w:val="1"/>
              <w:widowControl/>
              <w:shd w:val="clear" w:color="auto" w:fill="FFFFFF"/>
              <w:spacing w:beforeAutospacing="0" w:after="100" w:afterAutospacing="0" w:line="11" w:lineRule="atLeast"/>
              <w:rPr>
                <w:b w:val="0"/>
                <w:bCs w:val="0"/>
                <w:sz w:val="20"/>
                <w:szCs w:val="20"/>
              </w:rPr>
            </w:pPr>
          </w:p>
          <w:p w14:paraId="3DDFE8F2" w14:textId="77777777" w:rsidR="005971C5" w:rsidRDefault="005971C5">
            <w:pPr>
              <w:pStyle w:val="1"/>
              <w:widowControl/>
              <w:shd w:val="clear" w:color="auto" w:fill="FFFFFF"/>
              <w:spacing w:beforeAutospacing="0" w:after="100" w:afterAutospacing="0" w:line="11" w:lineRule="atLeast"/>
              <w:rPr>
                <w:b w:val="0"/>
                <w:bCs w:val="0"/>
                <w:sz w:val="20"/>
                <w:szCs w:val="20"/>
              </w:rPr>
            </w:pPr>
            <w:hyperlink r:id="rId18" w:history="1">
              <w:r>
                <w:rPr>
                  <w:rStyle w:val="ad"/>
                  <w:b w:val="0"/>
                  <w:bCs w:val="0"/>
                  <w:sz w:val="20"/>
                  <w:szCs w:val="20"/>
                </w:rPr>
                <w:t>https://www.alibabacloud.com/help/zh/data-online-migration/user-guide/incremental-migration-based-on-the-scheduling-policy-and-overlap-policy</w:t>
              </w:r>
            </w:hyperlink>
          </w:p>
          <w:p w14:paraId="51F87231" w14:textId="77777777" w:rsidR="005971C5" w:rsidRDefault="00000000">
            <w:pPr>
              <w:pStyle w:val="1"/>
              <w:widowControl/>
              <w:shd w:val="clear" w:color="auto" w:fill="FFFFFF"/>
              <w:wordWrap w:val="0"/>
              <w:spacing w:beforeAutospacing="0" w:afterAutospacing="0"/>
              <w:rPr>
                <w:b w:val="0"/>
                <w:bCs w:val="0"/>
                <w:sz w:val="20"/>
                <w:szCs w:val="20"/>
              </w:rPr>
            </w:pPr>
            <w:r>
              <w:rPr>
                <w:b w:val="0"/>
                <w:bCs w:val="0"/>
                <w:sz w:val="20"/>
                <w:szCs w:val="20"/>
              </w:rPr>
              <w:t>结合调度策略和覆盖策略实现增量迁移</w:t>
            </w:r>
          </w:p>
          <w:p w14:paraId="43419951" w14:textId="77777777" w:rsidR="005971C5" w:rsidRDefault="005971C5">
            <w:pPr>
              <w:snapToGrid w:val="0"/>
              <w:spacing w:line="276" w:lineRule="auto"/>
              <w:rPr>
                <w:rFonts w:ascii="Helvetica" w:eastAsia="Helvetica" w:hAnsi="Helvetica" w:cs="Helvetica"/>
                <w:color w:val="333333"/>
                <w:sz w:val="20"/>
                <w:szCs w:val="20"/>
                <w:shd w:val="clear" w:color="auto" w:fill="FFFFFF"/>
              </w:rPr>
            </w:pPr>
          </w:p>
          <w:p w14:paraId="46A39842" w14:textId="77777777" w:rsidR="005971C5" w:rsidRDefault="00000000">
            <w:pPr>
              <w:snapToGrid w:val="0"/>
              <w:spacing w:line="276" w:lineRule="auto"/>
              <w:rPr>
                <w:rFonts w:ascii="Helvetica" w:eastAsia="宋体" w:hAnsi="Helvetica" w:cs="Helvetica"/>
                <w:color w:val="333333"/>
                <w:sz w:val="20"/>
                <w:szCs w:val="20"/>
                <w:shd w:val="clear" w:color="auto" w:fill="FFFFFF"/>
              </w:rPr>
            </w:pPr>
            <w:r>
              <w:rPr>
                <w:rFonts w:ascii="Helvetica" w:eastAsia="宋体" w:hAnsi="Helvetica" w:cs="Helvetica" w:hint="eastAsia"/>
                <w:color w:val="333333"/>
                <w:sz w:val="20"/>
                <w:szCs w:val="20"/>
                <w:shd w:val="clear" w:color="auto" w:fill="FFFFFF"/>
              </w:rPr>
              <w:t>该技术是配置定时任务或周期调度来执行数据流动，但是我们是中心节点与地域节点的任务调度策略，与我们技术差别较大。</w:t>
            </w:r>
          </w:p>
          <w:p w14:paraId="0D150208" w14:textId="77777777" w:rsidR="005971C5" w:rsidRDefault="005971C5">
            <w:pPr>
              <w:snapToGrid w:val="0"/>
              <w:spacing w:line="276" w:lineRule="auto"/>
              <w:rPr>
                <w:rFonts w:ascii="宋体" w:eastAsia="宋体" w:hAnsi="宋体" w:hint="eastAsia"/>
                <w:sz w:val="20"/>
                <w:szCs w:val="20"/>
              </w:rPr>
            </w:pPr>
          </w:p>
        </w:tc>
      </w:tr>
      <w:tr w:rsidR="005971C5" w14:paraId="1C739D65" w14:textId="77777777">
        <w:trPr>
          <w:trHeight w:val="374"/>
        </w:trPr>
        <w:tc>
          <w:tcPr>
            <w:tcW w:w="851" w:type="dxa"/>
            <w:vMerge/>
            <w:tcBorders>
              <w:top w:val="single" w:sz="8" w:space="0" w:color="000000"/>
              <w:left w:val="single" w:sz="8" w:space="0" w:color="000000"/>
              <w:bottom w:val="single" w:sz="8" w:space="0" w:color="000000"/>
              <w:right w:val="single" w:sz="8" w:space="0" w:color="000000"/>
            </w:tcBorders>
            <w:vAlign w:val="center"/>
          </w:tcPr>
          <w:p w14:paraId="47894726" w14:textId="77777777" w:rsidR="005971C5" w:rsidRDefault="005971C5">
            <w:pPr>
              <w:snapToGrid w:val="0"/>
              <w:spacing w:line="276" w:lineRule="auto"/>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787B61BB"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30613679"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填写说明：包括网址、篇名、已公布的技术方案、与该发明专利的异同等。最接近现有技术、期刊涉及主要内容可参考最相关的专利文献</w:t>
            </w:r>
          </w:p>
        </w:tc>
      </w:tr>
      <w:tr w:rsidR="005971C5" w14:paraId="6AF2D494" w14:textId="77777777">
        <w:trPr>
          <w:trHeight w:val="2491"/>
        </w:trPr>
        <w:tc>
          <w:tcPr>
            <w:tcW w:w="851" w:type="dxa"/>
            <w:vMerge w:val="restart"/>
            <w:tcBorders>
              <w:top w:val="single" w:sz="8" w:space="0" w:color="000000"/>
              <w:left w:val="single" w:sz="8" w:space="0" w:color="000000"/>
              <w:bottom w:val="single" w:sz="8" w:space="0" w:color="000000"/>
              <w:right w:val="single" w:sz="8" w:space="0" w:color="000000"/>
            </w:tcBorders>
            <w:vAlign w:val="center"/>
          </w:tcPr>
          <w:p w14:paraId="1A69F294" w14:textId="77777777" w:rsidR="005971C5" w:rsidRDefault="005971C5">
            <w:pPr>
              <w:snapToGrid w:val="0"/>
              <w:spacing w:line="276" w:lineRule="auto"/>
              <w:jc w:val="center"/>
              <w:rPr>
                <w:rFonts w:ascii="宋体" w:eastAsia="宋体" w:hAnsi="宋体" w:cs="宋体" w:hint="eastAsia"/>
                <w:sz w:val="20"/>
                <w:szCs w:val="20"/>
              </w:rPr>
            </w:pPr>
          </w:p>
          <w:p w14:paraId="6D8BC4CC"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期刊、学术论文等资料检索</w:t>
            </w:r>
          </w:p>
        </w:tc>
        <w:tc>
          <w:tcPr>
            <w:tcW w:w="1134" w:type="dxa"/>
            <w:gridSpan w:val="2"/>
            <w:vMerge w:val="restart"/>
            <w:tcBorders>
              <w:top w:val="single" w:sz="8" w:space="0" w:color="000000"/>
              <w:left w:val="single" w:sz="8" w:space="0" w:color="000000"/>
              <w:bottom w:val="single" w:sz="8" w:space="0" w:color="000000"/>
              <w:right w:val="single" w:sz="8" w:space="0" w:color="000000"/>
            </w:tcBorders>
            <w:vAlign w:val="center"/>
          </w:tcPr>
          <w:p w14:paraId="2609A652" w14:textId="77777777" w:rsidR="005971C5" w:rsidRDefault="00000000">
            <w:pPr>
              <w:snapToGrid w:val="0"/>
              <w:spacing w:line="276" w:lineRule="auto"/>
              <w:jc w:val="center"/>
              <w:rPr>
                <w:rFonts w:ascii="宋体" w:eastAsia="宋体" w:hAnsi="宋体" w:cs="宋体" w:hint="eastAsia"/>
                <w:b/>
                <w:bCs/>
                <w:sz w:val="20"/>
                <w:szCs w:val="20"/>
              </w:rPr>
            </w:pPr>
            <w:r>
              <w:rPr>
                <w:rFonts w:ascii="宋体" w:eastAsia="宋体" w:hAnsi="宋体" w:cs="宋体" w:hint="eastAsia"/>
                <w:b/>
                <w:bCs/>
                <w:sz w:val="20"/>
                <w:szCs w:val="20"/>
              </w:rPr>
              <w:t>文章题目、主要内容及对比分析</w:t>
            </w:r>
          </w:p>
        </w:tc>
        <w:tc>
          <w:tcPr>
            <w:tcW w:w="6662" w:type="dxa"/>
            <w:tcBorders>
              <w:top w:val="single" w:sz="8" w:space="0" w:color="000000"/>
              <w:left w:val="single" w:sz="8" w:space="0" w:color="000000"/>
              <w:bottom w:val="single" w:sz="8" w:space="0" w:color="000000"/>
              <w:right w:val="single" w:sz="8" w:space="0" w:color="000000"/>
            </w:tcBorders>
            <w:vAlign w:val="center"/>
          </w:tcPr>
          <w:p w14:paraId="5B3E53F5" w14:textId="77777777" w:rsidR="005971C5" w:rsidRDefault="00000000">
            <w:pPr>
              <w:pStyle w:val="1"/>
              <w:widowControl/>
              <w:shd w:val="clear" w:color="auto" w:fill="FFFFFF"/>
              <w:spacing w:before="141" w:beforeAutospacing="0" w:after="141" w:afterAutospacing="0" w:line="350" w:lineRule="atLeast"/>
              <w:jc w:val="center"/>
              <w:textAlignment w:val="center"/>
              <w:rPr>
                <w:rFonts w:ascii="微软雅黑" w:eastAsia="微软雅黑" w:hAnsi="微软雅黑" w:cs="微软雅黑"/>
                <w:b w:val="0"/>
                <w:bCs w:val="0"/>
                <w:color w:val="333333"/>
                <w:sz w:val="24"/>
                <w:szCs w:val="24"/>
              </w:rPr>
            </w:pPr>
            <w:r>
              <w:rPr>
                <w:rFonts w:ascii="微软雅黑" w:eastAsia="微软雅黑" w:hAnsi="微软雅黑" w:cs="微软雅黑"/>
                <w:b w:val="0"/>
                <w:bCs w:val="0"/>
                <w:color w:val="333333"/>
                <w:sz w:val="24"/>
                <w:szCs w:val="24"/>
                <w:shd w:val="clear" w:color="auto" w:fill="FFFFFF"/>
              </w:rPr>
              <w:t>面向广域分布式智能计算的运行时算力网络资源协同调度方法研究</w:t>
            </w:r>
          </w:p>
          <w:p w14:paraId="0127B261"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该论文主要是对算力网络资源协同调度的研究，我们是对中心节点与地域节点数据流动调度策略的研究。</w:t>
            </w:r>
          </w:p>
        </w:tc>
      </w:tr>
      <w:tr w:rsidR="005971C5" w14:paraId="18267278" w14:textId="77777777">
        <w:trPr>
          <w:trHeight w:val="162"/>
        </w:trPr>
        <w:tc>
          <w:tcPr>
            <w:tcW w:w="851" w:type="dxa"/>
            <w:vMerge/>
            <w:tcBorders>
              <w:top w:val="single" w:sz="8" w:space="0" w:color="000000"/>
              <w:left w:val="single" w:sz="8" w:space="0" w:color="000000"/>
              <w:bottom w:val="single" w:sz="8" w:space="0" w:color="000000"/>
              <w:right w:val="single" w:sz="8" w:space="0" w:color="000000"/>
            </w:tcBorders>
          </w:tcPr>
          <w:p w14:paraId="00D22B74" w14:textId="77777777" w:rsidR="005971C5" w:rsidRDefault="005971C5">
            <w:pPr>
              <w:snapToGrid w:val="0"/>
              <w:spacing w:line="276" w:lineRule="auto"/>
              <w:jc w:val="center"/>
              <w:rPr>
                <w:rFonts w:ascii="宋体" w:eastAsia="宋体" w:hAnsi="宋体" w:cs="宋体" w:hint="eastAsia"/>
                <w:sz w:val="20"/>
                <w:szCs w:val="20"/>
              </w:rPr>
            </w:pPr>
          </w:p>
        </w:tc>
        <w:tc>
          <w:tcPr>
            <w:tcW w:w="1134" w:type="dxa"/>
            <w:gridSpan w:val="2"/>
            <w:vMerge/>
            <w:tcBorders>
              <w:top w:val="single" w:sz="8" w:space="0" w:color="000000"/>
              <w:left w:val="single" w:sz="8" w:space="0" w:color="000000"/>
              <w:bottom w:val="single" w:sz="8" w:space="0" w:color="000000"/>
              <w:right w:val="single" w:sz="8" w:space="0" w:color="000000"/>
            </w:tcBorders>
            <w:vAlign w:val="center"/>
          </w:tcPr>
          <w:p w14:paraId="19D9BF8F" w14:textId="77777777" w:rsidR="005971C5" w:rsidRDefault="005971C5">
            <w:pPr>
              <w:snapToGrid w:val="0"/>
              <w:spacing w:line="276" w:lineRule="auto"/>
              <w:jc w:val="center"/>
              <w:rPr>
                <w:rFonts w:ascii="宋体" w:eastAsia="宋体" w:hAnsi="宋体" w:cs="宋体" w:hint="eastAsia"/>
                <w:sz w:val="20"/>
                <w:szCs w:val="20"/>
              </w:rPr>
            </w:pPr>
          </w:p>
        </w:tc>
        <w:tc>
          <w:tcPr>
            <w:tcW w:w="6662" w:type="dxa"/>
            <w:tcBorders>
              <w:top w:val="single" w:sz="8" w:space="0" w:color="000000"/>
              <w:left w:val="single" w:sz="8" w:space="0" w:color="000000"/>
              <w:bottom w:val="single" w:sz="8" w:space="0" w:color="000000"/>
              <w:right w:val="single" w:sz="8" w:space="0" w:color="000000"/>
            </w:tcBorders>
            <w:vAlign w:val="center"/>
          </w:tcPr>
          <w:p w14:paraId="51969030" w14:textId="77777777" w:rsidR="005971C5" w:rsidRDefault="00000000">
            <w:pPr>
              <w:snapToGrid w:val="0"/>
              <w:spacing w:line="276" w:lineRule="auto"/>
              <w:rPr>
                <w:rFonts w:ascii="宋体" w:eastAsia="宋体" w:hAnsi="宋体" w:cs="宋体" w:hint="eastAsia"/>
                <w:sz w:val="20"/>
                <w:szCs w:val="20"/>
              </w:rPr>
            </w:pPr>
            <w:r>
              <w:rPr>
                <w:rFonts w:ascii="宋体" w:eastAsia="宋体" w:hAnsi="宋体" w:cs="宋体" w:hint="eastAsia"/>
                <w:sz w:val="20"/>
                <w:szCs w:val="20"/>
              </w:rPr>
              <w:t>填写说明：包括出处、页码、已公布的技术方案、与该发明专利的异同等</w:t>
            </w:r>
          </w:p>
        </w:tc>
      </w:tr>
    </w:tbl>
    <w:p w14:paraId="16022C7B" w14:textId="77777777" w:rsidR="005971C5" w:rsidRDefault="005971C5">
      <w:pPr>
        <w:snapToGrid w:val="0"/>
        <w:spacing w:line="276" w:lineRule="auto"/>
        <w:jc w:val="left"/>
        <w:rPr>
          <w:rFonts w:ascii="宋体" w:eastAsia="宋体" w:hAnsi="宋体" w:hint="eastAsia"/>
          <w:szCs w:val="21"/>
        </w:rPr>
      </w:pPr>
    </w:p>
    <w:sectPr w:rsidR="005971C5">
      <w:footerReference w:type="default" r:id="rId19"/>
      <w:pgSz w:w="11906" w:h="16838"/>
      <w:pgMar w:top="1418" w:right="1797" w:bottom="1418"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31A7" w14:textId="77777777" w:rsidR="00B75F5D" w:rsidRDefault="00B75F5D">
      <w:r>
        <w:separator/>
      </w:r>
    </w:p>
  </w:endnote>
  <w:endnote w:type="continuationSeparator" w:id="0">
    <w:p w14:paraId="69E67E23" w14:textId="77777777" w:rsidR="00B75F5D" w:rsidRDefault="00B75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C200F9FB" w:usb2="00040020"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061764"/>
    </w:sdtPr>
    <w:sdtContent>
      <w:sdt>
        <w:sdtPr>
          <w:id w:val="1728636285"/>
        </w:sdtPr>
        <w:sdtContent>
          <w:p w14:paraId="69B5B2F0" w14:textId="77777777" w:rsidR="005971C5"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A9E9ADE" w14:textId="77777777" w:rsidR="005971C5" w:rsidRDefault="005971C5">
    <w:pPr>
      <w:snapToGrid w:val="0"/>
      <w:ind w:right="360"/>
      <w:jc w:val="left"/>
      <w:rPr>
        <w:rFonts w:ascii="宋体" w:eastAsia="宋体" w:hAnsi="宋体" w:hint="eastAsia"/>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EB84" w14:textId="77777777" w:rsidR="00B75F5D" w:rsidRDefault="00B75F5D">
      <w:r>
        <w:separator/>
      </w:r>
    </w:p>
  </w:footnote>
  <w:footnote w:type="continuationSeparator" w:id="0">
    <w:p w14:paraId="6EA31714" w14:textId="77777777" w:rsidR="00B75F5D" w:rsidRDefault="00B75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BD9322"/>
    <w:multiLevelType w:val="singleLevel"/>
    <w:tmpl w:val="85BD9322"/>
    <w:lvl w:ilvl="0">
      <w:start w:val="1"/>
      <w:numFmt w:val="decimal"/>
      <w:suff w:val="nothing"/>
      <w:lvlText w:val="%1、"/>
      <w:lvlJc w:val="left"/>
    </w:lvl>
  </w:abstractNum>
  <w:abstractNum w:abstractNumId="1" w15:restartNumberingAfterBreak="0">
    <w:nsid w:val="AF24A5D7"/>
    <w:multiLevelType w:val="singleLevel"/>
    <w:tmpl w:val="AF24A5D7"/>
    <w:lvl w:ilvl="0">
      <w:start w:val="1"/>
      <w:numFmt w:val="decimal"/>
      <w:suff w:val="space"/>
      <w:lvlText w:val="（%1）"/>
      <w:lvlJc w:val="left"/>
    </w:lvl>
  </w:abstractNum>
  <w:abstractNum w:abstractNumId="2" w15:restartNumberingAfterBreak="0">
    <w:nsid w:val="0E6C6C8A"/>
    <w:multiLevelType w:val="multilevel"/>
    <w:tmpl w:val="8C3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1C8"/>
    <w:multiLevelType w:val="multilevel"/>
    <w:tmpl w:val="96B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E3E96"/>
    <w:multiLevelType w:val="singleLevel"/>
    <w:tmpl w:val="4BDE3E96"/>
    <w:lvl w:ilvl="0">
      <w:start w:val="1"/>
      <w:numFmt w:val="decimal"/>
      <w:suff w:val="space"/>
      <w:lvlText w:val="%1."/>
      <w:lvlJc w:val="left"/>
    </w:lvl>
  </w:abstractNum>
  <w:abstractNum w:abstractNumId="5" w15:restartNumberingAfterBreak="0">
    <w:nsid w:val="66F1574E"/>
    <w:multiLevelType w:val="singleLevel"/>
    <w:tmpl w:val="66F1574E"/>
    <w:lvl w:ilvl="0">
      <w:start w:val="1"/>
      <w:numFmt w:val="decimal"/>
      <w:suff w:val="space"/>
      <w:lvlText w:val="%1."/>
      <w:lvlJc w:val="left"/>
    </w:lvl>
  </w:abstractNum>
  <w:abstractNum w:abstractNumId="6" w15:restartNumberingAfterBreak="0">
    <w:nsid w:val="6FAC69CD"/>
    <w:multiLevelType w:val="multilevel"/>
    <w:tmpl w:val="6FAC69CD"/>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8717005">
    <w:abstractNumId w:val="6"/>
  </w:num>
  <w:num w:numId="2" w16cid:durableId="1357929246">
    <w:abstractNumId w:val="1"/>
  </w:num>
  <w:num w:numId="3" w16cid:durableId="1523351263">
    <w:abstractNumId w:val="5"/>
  </w:num>
  <w:num w:numId="4" w16cid:durableId="1253008668">
    <w:abstractNumId w:val="4"/>
  </w:num>
  <w:num w:numId="5" w16cid:durableId="272595339">
    <w:abstractNumId w:val="0"/>
  </w:num>
  <w:num w:numId="6" w16cid:durableId="1673986758">
    <w:abstractNumId w:val="3"/>
  </w:num>
  <w:num w:numId="7" w16cid:durableId="141408076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者 工作">
    <w15:presenceInfo w15:providerId="Windows Live" w15:userId="6e09e6d2931b5d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ZhZDA4ZjEyYmQ2ZTMyNTVmZjU2YWMwN2QyMzY1NTIifQ=="/>
  </w:docVars>
  <w:rsids>
    <w:rsidRoot w:val="00BA0C1A"/>
    <w:rsid w:val="0001268D"/>
    <w:rsid w:val="00026968"/>
    <w:rsid w:val="00026F5A"/>
    <w:rsid w:val="00046EC5"/>
    <w:rsid w:val="000503B8"/>
    <w:rsid w:val="00051F81"/>
    <w:rsid w:val="00072BF8"/>
    <w:rsid w:val="00074363"/>
    <w:rsid w:val="0008175F"/>
    <w:rsid w:val="00082FD7"/>
    <w:rsid w:val="000870F4"/>
    <w:rsid w:val="00092705"/>
    <w:rsid w:val="00094678"/>
    <w:rsid w:val="00094CD0"/>
    <w:rsid w:val="00096715"/>
    <w:rsid w:val="00096B2A"/>
    <w:rsid w:val="000A256A"/>
    <w:rsid w:val="000A49BC"/>
    <w:rsid w:val="000A60CB"/>
    <w:rsid w:val="000B000B"/>
    <w:rsid w:val="000B0173"/>
    <w:rsid w:val="000C1D38"/>
    <w:rsid w:val="000C51B7"/>
    <w:rsid w:val="000C522A"/>
    <w:rsid w:val="000D3D2E"/>
    <w:rsid w:val="000D441F"/>
    <w:rsid w:val="000E07DD"/>
    <w:rsid w:val="000E0EA2"/>
    <w:rsid w:val="000E1A6F"/>
    <w:rsid w:val="000E6D5F"/>
    <w:rsid w:val="00107DC4"/>
    <w:rsid w:val="00110F75"/>
    <w:rsid w:val="00111B8E"/>
    <w:rsid w:val="00117D85"/>
    <w:rsid w:val="001214A2"/>
    <w:rsid w:val="0013112D"/>
    <w:rsid w:val="001321A6"/>
    <w:rsid w:val="001321E4"/>
    <w:rsid w:val="0015291F"/>
    <w:rsid w:val="0017097B"/>
    <w:rsid w:val="0017613B"/>
    <w:rsid w:val="00184EBB"/>
    <w:rsid w:val="001A2428"/>
    <w:rsid w:val="001A6728"/>
    <w:rsid w:val="001B2F93"/>
    <w:rsid w:val="001B59EB"/>
    <w:rsid w:val="001C19F0"/>
    <w:rsid w:val="001C5033"/>
    <w:rsid w:val="001D0DB6"/>
    <w:rsid w:val="001E2531"/>
    <w:rsid w:val="001F215B"/>
    <w:rsid w:val="002124E9"/>
    <w:rsid w:val="00216EB9"/>
    <w:rsid w:val="0021718E"/>
    <w:rsid w:val="00232921"/>
    <w:rsid w:val="00235105"/>
    <w:rsid w:val="00251D6A"/>
    <w:rsid w:val="00252B6D"/>
    <w:rsid w:val="00252DEE"/>
    <w:rsid w:val="002551F0"/>
    <w:rsid w:val="00257662"/>
    <w:rsid w:val="0026016B"/>
    <w:rsid w:val="002630C6"/>
    <w:rsid w:val="002661BD"/>
    <w:rsid w:val="00290D01"/>
    <w:rsid w:val="002A0AA4"/>
    <w:rsid w:val="002A6602"/>
    <w:rsid w:val="002B2ED4"/>
    <w:rsid w:val="002D2736"/>
    <w:rsid w:val="002D38A3"/>
    <w:rsid w:val="002E012B"/>
    <w:rsid w:val="002E4EEE"/>
    <w:rsid w:val="002E74B0"/>
    <w:rsid w:val="002F2B9F"/>
    <w:rsid w:val="00320595"/>
    <w:rsid w:val="00321015"/>
    <w:rsid w:val="00327B6D"/>
    <w:rsid w:val="003420F3"/>
    <w:rsid w:val="003423D1"/>
    <w:rsid w:val="00344D91"/>
    <w:rsid w:val="00352681"/>
    <w:rsid w:val="00352F44"/>
    <w:rsid w:val="00357656"/>
    <w:rsid w:val="003632EC"/>
    <w:rsid w:val="00373E7B"/>
    <w:rsid w:val="00374BBC"/>
    <w:rsid w:val="00377716"/>
    <w:rsid w:val="00382B36"/>
    <w:rsid w:val="0038666E"/>
    <w:rsid w:val="00395A27"/>
    <w:rsid w:val="0039736D"/>
    <w:rsid w:val="003A252E"/>
    <w:rsid w:val="003B1EAA"/>
    <w:rsid w:val="003B3127"/>
    <w:rsid w:val="003D26CF"/>
    <w:rsid w:val="003D2F52"/>
    <w:rsid w:val="003D32F1"/>
    <w:rsid w:val="003D3D04"/>
    <w:rsid w:val="003D5A82"/>
    <w:rsid w:val="003D6A7D"/>
    <w:rsid w:val="003E06E5"/>
    <w:rsid w:val="003F058E"/>
    <w:rsid w:val="003F0C2D"/>
    <w:rsid w:val="00402425"/>
    <w:rsid w:val="00416A7F"/>
    <w:rsid w:val="00417C94"/>
    <w:rsid w:val="004234EA"/>
    <w:rsid w:val="00424817"/>
    <w:rsid w:val="00434FC5"/>
    <w:rsid w:val="004625BC"/>
    <w:rsid w:val="00464DF1"/>
    <w:rsid w:val="00465CCA"/>
    <w:rsid w:val="004727F8"/>
    <w:rsid w:val="004913DC"/>
    <w:rsid w:val="00497854"/>
    <w:rsid w:val="004B3B33"/>
    <w:rsid w:val="004C1884"/>
    <w:rsid w:val="004D0A20"/>
    <w:rsid w:val="004D436B"/>
    <w:rsid w:val="004D6250"/>
    <w:rsid w:val="004E4513"/>
    <w:rsid w:val="004F0EA1"/>
    <w:rsid w:val="004F1277"/>
    <w:rsid w:val="004F6E4A"/>
    <w:rsid w:val="0050005F"/>
    <w:rsid w:val="00501522"/>
    <w:rsid w:val="00536620"/>
    <w:rsid w:val="0054178D"/>
    <w:rsid w:val="00553533"/>
    <w:rsid w:val="0057183A"/>
    <w:rsid w:val="00573210"/>
    <w:rsid w:val="0057575D"/>
    <w:rsid w:val="00577FC4"/>
    <w:rsid w:val="005807F2"/>
    <w:rsid w:val="00586D61"/>
    <w:rsid w:val="0059430A"/>
    <w:rsid w:val="0059531B"/>
    <w:rsid w:val="00596578"/>
    <w:rsid w:val="005971C5"/>
    <w:rsid w:val="005977CB"/>
    <w:rsid w:val="005A2CA0"/>
    <w:rsid w:val="005A5139"/>
    <w:rsid w:val="005B333C"/>
    <w:rsid w:val="005C0022"/>
    <w:rsid w:val="005C0FFF"/>
    <w:rsid w:val="005D68CB"/>
    <w:rsid w:val="005E1EA7"/>
    <w:rsid w:val="005E4BDE"/>
    <w:rsid w:val="005F2FBA"/>
    <w:rsid w:val="005F5C7D"/>
    <w:rsid w:val="005F5DFB"/>
    <w:rsid w:val="00611CF8"/>
    <w:rsid w:val="00616505"/>
    <w:rsid w:val="00617E2C"/>
    <w:rsid w:val="0062213C"/>
    <w:rsid w:val="00625A53"/>
    <w:rsid w:val="00627260"/>
    <w:rsid w:val="00633F40"/>
    <w:rsid w:val="00641470"/>
    <w:rsid w:val="00645FC4"/>
    <w:rsid w:val="00646872"/>
    <w:rsid w:val="00650A16"/>
    <w:rsid w:val="006549AD"/>
    <w:rsid w:val="006635BA"/>
    <w:rsid w:val="00666C30"/>
    <w:rsid w:val="00666CAC"/>
    <w:rsid w:val="00666EEA"/>
    <w:rsid w:val="00670A28"/>
    <w:rsid w:val="00680C99"/>
    <w:rsid w:val="0068280A"/>
    <w:rsid w:val="00684D9C"/>
    <w:rsid w:val="00685CBD"/>
    <w:rsid w:val="00694531"/>
    <w:rsid w:val="006960BB"/>
    <w:rsid w:val="006A2DAE"/>
    <w:rsid w:val="006A6880"/>
    <w:rsid w:val="006B3F50"/>
    <w:rsid w:val="006B69BE"/>
    <w:rsid w:val="006B6DFC"/>
    <w:rsid w:val="006C0086"/>
    <w:rsid w:val="006D1FF4"/>
    <w:rsid w:val="006D3A8C"/>
    <w:rsid w:val="006E5295"/>
    <w:rsid w:val="006E6EDC"/>
    <w:rsid w:val="006F01EC"/>
    <w:rsid w:val="006F19CA"/>
    <w:rsid w:val="006F2FDD"/>
    <w:rsid w:val="006F5C0E"/>
    <w:rsid w:val="00701047"/>
    <w:rsid w:val="0070489C"/>
    <w:rsid w:val="00704B7E"/>
    <w:rsid w:val="00710F01"/>
    <w:rsid w:val="0071670D"/>
    <w:rsid w:val="00721A40"/>
    <w:rsid w:val="007255F6"/>
    <w:rsid w:val="00726B4C"/>
    <w:rsid w:val="0073797E"/>
    <w:rsid w:val="00741352"/>
    <w:rsid w:val="007518A6"/>
    <w:rsid w:val="00752812"/>
    <w:rsid w:val="00764C26"/>
    <w:rsid w:val="007752BA"/>
    <w:rsid w:val="007866FE"/>
    <w:rsid w:val="00786B70"/>
    <w:rsid w:val="00791D2C"/>
    <w:rsid w:val="0079780E"/>
    <w:rsid w:val="007A1490"/>
    <w:rsid w:val="007B05E0"/>
    <w:rsid w:val="007B4C09"/>
    <w:rsid w:val="007C61F4"/>
    <w:rsid w:val="007C6FE3"/>
    <w:rsid w:val="007D7439"/>
    <w:rsid w:val="007F346C"/>
    <w:rsid w:val="007F61A4"/>
    <w:rsid w:val="00820707"/>
    <w:rsid w:val="00820DE9"/>
    <w:rsid w:val="00827FF5"/>
    <w:rsid w:val="00836F52"/>
    <w:rsid w:val="00837C9A"/>
    <w:rsid w:val="0084160B"/>
    <w:rsid w:val="00852323"/>
    <w:rsid w:val="008548BB"/>
    <w:rsid w:val="00876F0D"/>
    <w:rsid w:val="00882246"/>
    <w:rsid w:val="008878DA"/>
    <w:rsid w:val="008A4E88"/>
    <w:rsid w:val="008A75CE"/>
    <w:rsid w:val="008C064E"/>
    <w:rsid w:val="008C2E6C"/>
    <w:rsid w:val="008D175C"/>
    <w:rsid w:val="008E021D"/>
    <w:rsid w:val="008E4359"/>
    <w:rsid w:val="008E4439"/>
    <w:rsid w:val="008E66B2"/>
    <w:rsid w:val="008F0577"/>
    <w:rsid w:val="008F467F"/>
    <w:rsid w:val="008F4BA5"/>
    <w:rsid w:val="0090049E"/>
    <w:rsid w:val="0090653B"/>
    <w:rsid w:val="0090660B"/>
    <w:rsid w:val="009070AA"/>
    <w:rsid w:val="00907733"/>
    <w:rsid w:val="00911B86"/>
    <w:rsid w:val="00916EC2"/>
    <w:rsid w:val="00923476"/>
    <w:rsid w:val="00930451"/>
    <w:rsid w:val="0093171F"/>
    <w:rsid w:val="00932041"/>
    <w:rsid w:val="009347AB"/>
    <w:rsid w:val="009411E6"/>
    <w:rsid w:val="009440B6"/>
    <w:rsid w:val="009450E1"/>
    <w:rsid w:val="0094592B"/>
    <w:rsid w:val="00956673"/>
    <w:rsid w:val="009648DB"/>
    <w:rsid w:val="00965B8C"/>
    <w:rsid w:val="009A2E2C"/>
    <w:rsid w:val="009A7037"/>
    <w:rsid w:val="009A79B7"/>
    <w:rsid w:val="009C0A68"/>
    <w:rsid w:val="009C63BC"/>
    <w:rsid w:val="009D3A09"/>
    <w:rsid w:val="009E4638"/>
    <w:rsid w:val="009E463B"/>
    <w:rsid w:val="009F3F97"/>
    <w:rsid w:val="009F653B"/>
    <w:rsid w:val="00A00739"/>
    <w:rsid w:val="00A00AD4"/>
    <w:rsid w:val="00A06583"/>
    <w:rsid w:val="00A06CA0"/>
    <w:rsid w:val="00A138F2"/>
    <w:rsid w:val="00A13D7D"/>
    <w:rsid w:val="00A27FBB"/>
    <w:rsid w:val="00A30D74"/>
    <w:rsid w:val="00A42A9B"/>
    <w:rsid w:val="00A51BFC"/>
    <w:rsid w:val="00A60633"/>
    <w:rsid w:val="00A6656C"/>
    <w:rsid w:val="00A72C55"/>
    <w:rsid w:val="00A831FF"/>
    <w:rsid w:val="00A92CE1"/>
    <w:rsid w:val="00A947FF"/>
    <w:rsid w:val="00AA7CB2"/>
    <w:rsid w:val="00AB293F"/>
    <w:rsid w:val="00AD18CA"/>
    <w:rsid w:val="00AD5AEE"/>
    <w:rsid w:val="00AE42F3"/>
    <w:rsid w:val="00AE468A"/>
    <w:rsid w:val="00AE4DDD"/>
    <w:rsid w:val="00B02CEF"/>
    <w:rsid w:val="00B10891"/>
    <w:rsid w:val="00B14E40"/>
    <w:rsid w:val="00B15D15"/>
    <w:rsid w:val="00B21264"/>
    <w:rsid w:val="00B45535"/>
    <w:rsid w:val="00B46C09"/>
    <w:rsid w:val="00B531CC"/>
    <w:rsid w:val="00B72665"/>
    <w:rsid w:val="00B73C03"/>
    <w:rsid w:val="00B75F5D"/>
    <w:rsid w:val="00B77A10"/>
    <w:rsid w:val="00B83D06"/>
    <w:rsid w:val="00B92FF3"/>
    <w:rsid w:val="00B942E2"/>
    <w:rsid w:val="00B94E97"/>
    <w:rsid w:val="00B957B3"/>
    <w:rsid w:val="00B96115"/>
    <w:rsid w:val="00B97397"/>
    <w:rsid w:val="00BA0C1A"/>
    <w:rsid w:val="00BA7B17"/>
    <w:rsid w:val="00BB3028"/>
    <w:rsid w:val="00BB3388"/>
    <w:rsid w:val="00BC0896"/>
    <w:rsid w:val="00BC2109"/>
    <w:rsid w:val="00BD4F36"/>
    <w:rsid w:val="00BD75D4"/>
    <w:rsid w:val="00BE0608"/>
    <w:rsid w:val="00BE6D54"/>
    <w:rsid w:val="00BF4E6F"/>
    <w:rsid w:val="00BF50EF"/>
    <w:rsid w:val="00BF6723"/>
    <w:rsid w:val="00C061CB"/>
    <w:rsid w:val="00C15615"/>
    <w:rsid w:val="00C2278A"/>
    <w:rsid w:val="00C3138A"/>
    <w:rsid w:val="00C32B09"/>
    <w:rsid w:val="00C3417A"/>
    <w:rsid w:val="00C4082A"/>
    <w:rsid w:val="00C455BA"/>
    <w:rsid w:val="00C52639"/>
    <w:rsid w:val="00C5357A"/>
    <w:rsid w:val="00C604EC"/>
    <w:rsid w:val="00C71949"/>
    <w:rsid w:val="00C72E54"/>
    <w:rsid w:val="00C73759"/>
    <w:rsid w:val="00C91DED"/>
    <w:rsid w:val="00C96660"/>
    <w:rsid w:val="00C96755"/>
    <w:rsid w:val="00C97EC6"/>
    <w:rsid w:val="00CB1D63"/>
    <w:rsid w:val="00CB2E89"/>
    <w:rsid w:val="00CC57C2"/>
    <w:rsid w:val="00CE36C0"/>
    <w:rsid w:val="00CF2C7F"/>
    <w:rsid w:val="00CF641E"/>
    <w:rsid w:val="00D0258A"/>
    <w:rsid w:val="00D04B43"/>
    <w:rsid w:val="00D41FBE"/>
    <w:rsid w:val="00D502E3"/>
    <w:rsid w:val="00D54AF5"/>
    <w:rsid w:val="00D67337"/>
    <w:rsid w:val="00D76573"/>
    <w:rsid w:val="00D85157"/>
    <w:rsid w:val="00D905D8"/>
    <w:rsid w:val="00D90759"/>
    <w:rsid w:val="00D968B8"/>
    <w:rsid w:val="00DA150D"/>
    <w:rsid w:val="00DA6084"/>
    <w:rsid w:val="00DB78A7"/>
    <w:rsid w:val="00DC3637"/>
    <w:rsid w:val="00DC6FA6"/>
    <w:rsid w:val="00DD5D75"/>
    <w:rsid w:val="00DE2526"/>
    <w:rsid w:val="00DE5CF7"/>
    <w:rsid w:val="00DE721A"/>
    <w:rsid w:val="00E0068F"/>
    <w:rsid w:val="00E03BB1"/>
    <w:rsid w:val="00E14E86"/>
    <w:rsid w:val="00E205D8"/>
    <w:rsid w:val="00E24201"/>
    <w:rsid w:val="00E24882"/>
    <w:rsid w:val="00E255E0"/>
    <w:rsid w:val="00E26251"/>
    <w:rsid w:val="00E33FD1"/>
    <w:rsid w:val="00E43D70"/>
    <w:rsid w:val="00E57160"/>
    <w:rsid w:val="00E6284A"/>
    <w:rsid w:val="00E70204"/>
    <w:rsid w:val="00E71711"/>
    <w:rsid w:val="00E82D52"/>
    <w:rsid w:val="00E84787"/>
    <w:rsid w:val="00E8539F"/>
    <w:rsid w:val="00E923C0"/>
    <w:rsid w:val="00E95E68"/>
    <w:rsid w:val="00E97D41"/>
    <w:rsid w:val="00EA1EE8"/>
    <w:rsid w:val="00EB2F4E"/>
    <w:rsid w:val="00EC3D68"/>
    <w:rsid w:val="00EC6126"/>
    <w:rsid w:val="00EC7236"/>
    <w:rsid w:val="00ED0B1B"/>
    <w:rsid w:val="00ED0ED7"/>
    <w:rsid w:val="00EE1EA8"/>
    <w:rsid w:val="00EE29B7"/>
    <w:rsid w:val="00EE39C1"/>
    <w:rsid w:val="00EE7CCE"/>
    <w:rsid w:val="00F0266D"/>
    <w:rsid w:val="00F061AF"/>
    <w:rsid w:val="00F1415E"/>
    <w:rsid w:val="00F25D50"/>
    <w:rsid w:val="00F3487D"/>
    <w:rsid w:val="00F35A92"/>
    <w:rsid w:val="00F43C30"/>
    <w:rsid w:val="00F449C4"/>
    <w:rsid w:val="00F53662"/>
    <w:rsid w:val="00F654B4"/>
    <w:rsid w:val="00F81BA3"/>
    <w:rsid w:val="00F82AD9"/>
    <w:rsid w:val="00F86B27"/>
    <w:rsid w:val="00F8746B"/>
    <w:rsid w:val="00FA40E3"/>
    <w:rsid w:val="00FA6ED6"/>
    <w:rsid w:val="00FC018C"/>
    <w:rsid w:val="00FC1D5F"/>
    <w:rsid w:val="00FC4F74"/>
    <w:rsid w:val="00FD15C4"/>
    <w:rsid w:val="00FD4160"/>
    <w:rsid w:val="00FD755B"/>
    <w:rsid w:val="00FE0079"/>
    <w:rsid w:val="00FE0AFF"/>
    <w:rsid w:val="00FE1520"/>
    <w:rsid w:val="00FE3F25"/>
    <w:rsid w:val="00FF311F"/>
    <w:rsid w:val="01A86C2C"/>
    <w:rsid w:val="01DA25BA"/>
    <w:rsid w:val="01F94A50"/>
    <w:rsid w:val="03646034"/>
    <w:rsid w:val="03D570E9"/>
    <w:rsid w:val="045C335B"/>
    <w:rsid w:val="04621141"/>
    <w:rsid w:val="04AE6D35"/>
    <w:rsid w:val="04FF61B6"/>
    <w:rsid w:val="05500BDA"/>
    <w:rsid w:val="068C5EFB"/>
    <w:rsid w:val="080F2686"/>
    <w:rsid w:val="083D07F0"/>
    <w:rsid w:val="08EF2A75"/>
    <w:rsid w:val="09CD573F"/>
    <w:rsid w:val="0A7A46D0"/>
    <w:rsid w:val="0A892BC4"/>
    <w:rsid w:val="0BF371CE"/>
    <w:rsid w:val="0E2C21E4"/>
    <w:rsid w:val="0E43752E"/>
    <w:rsid w:val="0EA50BD6"/>
    <w:rsid w:val="0F5870BD"/>
    <w:rsid w:val="0FAE6A3F"/>
    <w:rsid w:val="1028025F"/>
    <w:rsid w:val="105E3B74"/>
    <w:rsid w:val="12E4180D"/>
    <w:rsid w:val="12EA6E5D"/>
    <w:rsid w:val="14415662"/>
    <w:rsid w:val="15454922"/>
    <w:rsid w:val="155F037C"/>
    <w:rsid w:val="159C1BA7"/>
    <w:rsid w:val="15D67150"/>
    <w:rsid w:val="16F6268C"/>
    <w:rsid w:val="19151A97"/>
    <w:rsid w:val="192A752F"/>
    <w:rsid w:val="1C2C4424"/>
    <w:rsid w:val="1C6C7C4F"/>
    <w:rsid w:val="1C8925AF"/>
    <w:rsid w:val="1CD54CE6"/>
    <w:rsid w:val="1DEC38DC"/>
    <w:rsid w:val="200547B4"/>
    <w:rsid w:val="20A63A57"/>
    <w:rsid w:val="215E4BF2"/>
    <w:rsid w:val="23B24779"/>
    <w:rsid w:val="243333DA"/>
    <w:rsid w:val="267F62F2"/>
    <w:rsid w:val="27ED18CB"/>
    <w:rsid w:val="287414B3"/>
    <w:rsid w:val="29BD3F36"/>
    <w:rsid w:val="2A3004CC"/>
    <w:rsid w:val="2A681B3B"/>
    <w:rsid w:val="2C032BEE"/>
    <w:rsid w:val="2C654723"/>
    <w:rsid w:val="2CFB14C7"/>
    <w:rsid w:val="2E074302"/>
    <w:rsid w:val="2E6825A2"/>
    <w:rsid w:val="30456175"/>
    <w:rsid w:val="30846703"/>
    <w:rsid w:val="30A30272"/>
    <w:rsid w:val="31165664"/>
    <w:rsid w:val="311D0750"/>
    <w:rsid w:val="32642098"/>
    <w:rsid w:val="34FE2101"/>
    <w:rsid w:val="35076310"/>
    <w:rsid w:val="35A02B5B"/>
    <w:rsid w:val="36772279"/>
    <w:rsid w:val="37170877"/>
    <w:rsid w:val="383222DC"/>
    <w:rsid w:val="3AE61D99"/>
    <w:rsid w:val="3BB93D7D"/>
    <w:rsid w:val="3C442937"/>
    <w:rsid w:val="3D1A50E1"/>
    <w:rsid w:val="3DD420E3"/>
    <w:rsid w:val="3E726EF0"/>
    <w:rsid w:val="3FE060DB"/>
    <w:rsid w:val="434067C1"/>
    <w:rsid w:val="452F78E8"/>
    <w:rsid w:val="458A2D71"/>
    <w:rsid w:val="461D5993"/>
    <w:rsid w:val="46F22772"/>
    <w:rsid w:val="476D7EFF"/>
    <w:rsid w:val="47F6293F"/>
    <w:rsid w:val="485B2011"/>
    <w:rsid w:val="49D10110"/>
    <w:rsid w:val="49D722FD"/>
    <w:rsid w:val="4A9425D2"/>
    <w:rsid w:val="4C14606E"/>
    <w:rsid w:val="4C547AD9"/>
    <w:rsid w:val="4C5C2F8D"/>
    <w:rsid w:val="4D820F55"/>
    <w:rsid w:val="4DA03055"/>
    <w:rsid w:val="4EF342DE"/>
    <w:rsid w:val="4FC13833"/>
    <w:rsid w:val="50081462"/>
    <w:rsid w:val="5056139F"/>
    <w:rsid w:val="507F63B0"/>
    <w:rsid w:val="50D151B9"/>
    <w:rsid w:val="53CB31ED"/>
    <w:rsid w:val="54E35FFA"/>
    <w:rsid w:val="555B1EB0"/>
    <w:rsid w:val="568D20C3"/>
    <w:rsid w:val="56A913AA"/>
    <w:rsid w:val="583E06A5"/>
    <w:rsid w:val="585D45E2"/>
    <w:rsid w:val="588261BD"/>
    <w:rsid w:val="59A14AFA"/>
    <w:rsid w:val="59E65F92"/>
    <w:rsid w:val="5ACD7A1B"/>
    <w:rsid w:val="5AEE29D0"/>
    <w:rsid w:val="5B6F1E2E"/>
    <w:rsid w:val="5C227C2E"/>
    <w:rsid w:val="5CE02E8C"/>
    <w:rsid w:val="5E77771D"/>
    <w:rsid w:val="5F443B39"/>
    <w:rsid w:val="5F4A2693"/>
    <w:rsid w:val="60870AB7"/>
    <w:rsid w:val="60CD5E16"/>
    <w:rsid w:val="629379BE"/>
    <w:rsid w:val="632C35AB"/>
    <w:rsid w:val="63493E13"/>
    <w:rsid w:val="64007040"/>
    <w:rsid w:val="65CC08DA"/>
    <w:rsid w:val="66B4679A"/>
    <w:rsid w:val="6A691E74"/>
    <w:rsid w:val="6B7A19CE"/>
    <w:rsid w:val="6C027B71"/>
    <w:rsid w:val="6CA01AC4"/>
    <w:rsid w:val="6CEA475F"/>
    <w:rsid w:val="6EAF13B0"/>
    <w:rsid w:val="6ECB7DD2"/>
    <w:rsid w:val="6FC42376"/>
    <w:rsid w:val="71061E72"/>
    <w:rsid w:val="727442DD"/>
    <w:rsid w:val="739A0AD1"/>
    <w:rsid w:val="74132F27"/>
    <w:rsid w:val="74536827"/>
    <w:rsid w:val="747846C3"/>
    <w:rsid w:val="75F47C0F"/>
    <w:rsid w:val="76DD5656"/>
    <w:rsid w:val="7765374C"/>
    <w:rsid w:val="78941EA3"/>
    <w:rsid w:val="78A74AFF"/>
    <w:rsid w:val="78B638A1"/>
    <w:rsid w:val="797D43BF"/>
    <w:rsid w:val="79955265"/>
    <w:rsid w:val="7A3B2499"/>
    <w:rsid w:val="7B9A3006"/>
    <w:rsid w:val="7FFD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F994F1"/>
  <w15:docId w15:val="{155B93C3-F1AC-4D52-97D2-842805B0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semiHidden/>
    <w:unhideWhenUsed/>
    <w:qFormat/>
    <w:pPr>
      <w:spacing w:beforeAutospacing="1" w:afterAutospacing="1"/>
      <w:jc w:val="left"/>
    </w:pPr>
    <w:rPr>
      <w:rFonts w:cs="Times New Roman"/>
      <w:kern w:val="0"/>
      <w:sz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rPr>
  </w:style>
  <w:style w:type="character" w:styleId="ad">
    <w:name w:val="FollowedHyperlink"/>
    <w:basedOn w:val="a0"/>
    <w:uiPriority w:val="99"/>
    <w:semiHidden/>
    <w:unhideWhenUsed/>
    <w:qFormat/>
    <w:rPr>
      <w:color w:val="800080"/>
      <w:u w:val="single"/>
    </w:rPr>
  </w:style>
  <w:style w:type="character" w:styleId="ae">
    <w:name w:val="Hyperlink"/>
    <w:basedOn w:val="a0"/>
    <w:uiPriority w:val="99"/>
    <w:semiHidden/>
    <w:unhideWhenUsed/>
    <w:qFormat/>
    <w:rPr>
      <w:color w:val="0000FF"/>
      <w:u w:val="single"/>
    </w:rPr>
  </w:style>
  <w:style w:type="character" w:styleId="HTML">
    <w:name w:val="HTML Code"/>
    <w:basedOn w:val="a0"/>
    <w:uiPriority w:val="99"/>
    <w:semiHidden/>
    <w:unhideWhenUsed/>
    <w:qFormat/>
    <w:rPr>
      <w:rFonts w:ascii="Courier New" w:hAnsi="Courier New"/>
      <w:sz w:val="20"/>
    </w:rPr>
  </w:style>
  <w:style w:type="character" w:customStyle="1" w:styleId="a9">
    <w:name w:val="页眉 字符"/>
    <w:basedOn w:val="a0"/>
    <w:link w:val="a8"/>
    <w:uiPriority w:val="99"/>
    <w:semiHidden/>
    <w:qFormat/>
    <w:rPr>
      <w:sz w:val="18"/>
      <w:szCs w:val="18"/>
    </w:rPr>
  </w:style>
  <w:style w:type="character" w:customStyle="1" w:styleId="a7">
    <w:name w:val="页脚 字符"/>
    <w:basedOn w:val="a0"/>
    <w:link w:val="a6"/>
    <w:uiPriority w:val="99"/>
    <w:qFormat/>
    <w:rPr>
      <w:sz w:val="18"/>
      <w:szCs w:val="18"/>
    </w:rPr>
  </w:style>
  <w:style w:type="paragraph" w:styleId="af">
    <w:name w:val="List Paragraph"/>
    <w:basedOn w:val="a"/>
    <w:uiPriority w:val="34"/>
    <w:qFormat/>
    <w:pPr>
      <w:ind w:firstLineChars="200" w:firstLine="420"/>
    </w:pPr>
  </w:style>
  <w:style w:type="character" w:customStyle="1" w:styleId="a5">
    <w:name w:val="批注框文本 字符"/>
    <w:basedOn w:val="a0"/>
    <w:link w:val="a4"/>
    <w:uiPriority w:val="99"/>
    <w:semiHidden/>
    <w:qFormat/>
    <w:rPr>
      <w:kern w:val="2"/>
      <w:sz w:val="18"/>
      <w:szCs w:val="18"/>
    </w:rPr>
  </w:style>
  <w:style w:type="paragraph" w:styleId="af0">
    <w:name w:val="Revision"/>
    <w:hidden/>
    <w:uiPriority w:val="99"/>
    <w:unhideWhenUsed/>
    <w:rsid w:val="00721A40"/>
    <w:rPr>
      <w:rFonts w:asciiTheme="minorHAnsi" w:eastAsiaTheme="minorEastAsia" w:hAnsiTheme="minorHAnsi" w:cstheme="minorBidi"/>
      <w:kern w:val="2"/>
      <w:sz w:val="21"/>
      <w:szCs w:val="22"/>
    </w:rPr>
  </w:style>
  <w:style w:type="character" w:styleId="af1">
    <w:name w:val="annotation reference"/>
    <w:basedOn w:val="a0"/>
    <w:uiPriority w:val="99"/>
    <w:semiHidden/>
    <w:unhideWhenUsed/>
    <w:rsid w:val="001321E4"/>
    <w:rPr>
      <w:sz w:val="21"/>
      <w:szCs w:val="21"/>
    </w:rPr>
  </w:style>
  <w:style w:type="paragraph" w:styleId="af2">
    <w:name w:val="annotation text"/>
    <w:basedOn w:val="a"/>
    <w:link w:val="af3"/>
    <w:uiPriority w:val="99"/>
    <w:unhideWhenUsed/>
    <w:rsid w:val="001321E4"/>
    <w:pPr>
      <w:jc w:val="left"/>
    </w:pPr>
  </w:style>
  <w:style w:type="character" w:customStyle="1" w:styleId="af3">
    <w:name w:val="批注文字 字符"/>
    <w:basedOn w:val="a0"/>
    <w:link w:val="af2"/>
    <w:uiPriority w:val="99"/>
    <w:rsid w:val="001321E4"/>
    <w:rPr>
      <w:rFonts w:asciiTheme="minorHAnsi" w:eastAsiaTheme="minorEastAsia" w:hAnsiTheme="minorHAnsi" w:cstheme="minorBidi"/>
      <w:kern w:val="2"/>
      <w:sz w:val="21"/>
      <w:szCs w:val="22"/>
    </w:rPr>
  </w:style>
  <w:style w:type="paragraph" w:styleId="af4">
    <w:name w:val="annotation subject"/>
    <w:basedOn w:val="af2"/>
    <w:next w:val="af2"/>
    <w:link w:val="af5"/>
    <w:uiPriority w:val="99"/>
    <w:semiHidden/>
    <w:unhideWhenUsed/>
    <w:rsid w:val="001321E4"/>
    <w:rPr>
      <w:b/>
      <w:bCs/>
    </w:rPr>
  </w:style>
  <w:style w:type="character" w:customStyle="1" w:styleId="af5">
    <w:name w:val="批注主题 字符"/>
    <w:basedOn w:val="af3"/>
    <w:link w:val="af4"/>
    <w:uiPriority w:val="99"/>
    <w:semiHidden/>
    <w:rsid w:val="001321E4"/>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www.alibabacloud.com/help/zh/data-online-migration/user-guide/incremental-migration-based-on-the-scheduling-policy-and-overlap-policy"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www.oryoy.com/news/jie-mi-cun-chu-xi-tong-diao-du-wu-da-suan-fa-you-hua-ce-lve-gao-bie-xing-neng-ping-jing-jia-su-shu-j.html" TargetMode="External"/><Relationship Id="rId2" Type="http://schemas.openxmlformats.org/officeDocument/2006/relationships/numbering" Target="numbering.xml"/><Relationship Id="rId16" Type="http://schemas.openxmlformats.org/officeDocument/2006/relationships/hyperlink" Target="https://www.ctyun.cn/developer/article/61735917879712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www.alibabacloud.com/help/zh/data-online-migration/user-guide/incremental-migration-based-on-the-scheduling-policy-and-overlap-policy"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ns10="http://schemas.openxmlformats.org/schemaLibrary/2006/main"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20="urn:schemas-microsoft-com:office:exce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schemaRef ds:uri="http://schemas.openxmlformats.org/wordprocessingml/2006/main"/>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11</Pages>
  <Words>4730</Words>
  <Characters>5110</Characters>
  <Application>Microsoft Office Word</Application>
  <DocSecurity>0</DocSecurity>
  <Lines>232</Lines>
  <Paragraphs>200</Paragraphs>
  <ScaleCrop>false</ScaleCrop>
  <Company>Microsoft</Company>
  <LinksUpToDate>false</LinksUpToDate>
  <CharactersWithSpaces>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Tencent</dc:creator>
  <cp:lastModifiedBy>者 工作</cp:lastModifiedBy>
  <cp:revision>83</cp:revision>
  <cp:lastPrinted>2020-12-03T12:37:00Z</cp:lastPrinted>
  <dcterms:created xsi:type="dcterms:W3CDTF">2026-03-04T08:42:00Z</dcterms:created>
  <dcterms:modified xsi:type="dcterms:W3CDTF">2026-03-05T09:13:00Z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B7CBCFE92DFF4714921EDCDEA52B40F6_13</vt:lpwstr>
  </property>
  <property fmtid="{D5CDD505-2E9C-101B-9397-08002B2CF9AE}" pid="4" name="KSOTemplateDocerSaveRecord">
    <vt:lpwstr>eyJoZGlkIjoiNzJlMWZkMzM5MWIyYWY3YzlmOTY0NDgzYzNhODMzZDciLCJ1c2VySWQiOiIzNzExMzEyMTMifQ==</vt:lpwstr>
  </property>
</Properties>
</file>